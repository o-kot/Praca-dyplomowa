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32B" w:rsidRPr="005D16EC" w:rsidRDefault="004B432B" w:rsidP="004B432B">
      <w:pPr>
        <w:pStyle w:val="Nagwek"/>
        <w:pBdr>
          <w:bottom w:val="double" w:sz="6" w:space="2" w:color="auto"/>
        </w:pBdr>
        <w:spacing w:after="360"/>
        <w:jc w:val="center"/>
        <w:rPr>
          <w:rFonts w:ascii="Arial" w:hAnsi="Arial"/>
          <w:b/>
          <w:sz w:val="36"/>
        </w:rPr>
      </w:pPr>
      <w:r w:rsidRPr="005D16EC">
        <w:rPr>
          <w:rFonts w:ascii="Arial" w:hAnsi="Arial"/>
          <w:b/>
          <w:sz w:val="36"/>
        </w:rPr>
        <w:t>W A R S Z A W S K A</w:t>
      </w:r>
      <w:r w:rsidRPr="005D16EC">
        <w:rPr>
          <w:rFonts w:ascii="Arial" w:hAnsi="Arial"/>
          <w:b/>
          <w:sz w:val="36"/>
        </w:rPr>
        <w:br/>
        <w:t>W Y Ż S Z A  S Z K O Ł A  I N F O R M A T Y K I</w:t>
      </w:r>
    </w:p>
    <w:p w:rsidR="004B432B" w:rsidRPr="005D16EC" w:rsidRDefault="004B432B" w:rsidP="004B432B">
      <w:pPr>
        <w:pStyle w:val="Tytu"/>
        <w:rPr>
          <w:rFonts w:ascii="Arial" w:hAnsi="Arial"/>
          <w:b w:val="0"/>
        </w:rPr>
      </w:pPr>
    </w:p>
    <w:p w:rsidR="004B432B" w:rsidRPr="005D16EC" w:rsidRDefault="004B432B" w:rsidP="004B432B">
      <w:pPr>
        <w:pStyle w:val="Tytu"/>
        <w:rPr>
          <w:rFonts w:ascii="Arial" w:hAnsi="Arial"/>
          <w:b w:val="0"/>
        </w:rPr>
      </w:pPr>
    </w:p>
    <w:p w:rsidR="004B432B" w:rsidRPr="005D16EC" w:rsidRDefault="004B432B" w:rsidP="004B432B">
      <w:pPr>
        <w:pStyle w:val="Tytu"/>
        <w:rPr>
          <w:rFonts w:ascii="Arial" w:hAnsi="Arial"/>
          <w:b w:val="0"/>
        </w:rPr>
      </w:pPr>
    </w:p>
    <w:p w:rsidR="004B432B" w:rsidRPr="005D16EC" w:rsidRDefault="004B432B" w:rsidP="004B432B">
      <w:pPr>
        <w:pStyle w:val="Tytu"/>
        <w:rPr>
          <w:rFonts w:ascii="Arial" w:hAnsi="Arial"/>
          <w:b w:val="0"/>
        </w:rPr>
      </w:pPr>
    </w:p>
    <w:p w:rsidR="004B432B" w:rsidRPr="005D16EC" w:rsidRDefault="004B432B" w:rsidP="004B432B">
      <w:pPr>
        <w:pStyle w:val="Tytu"/>
        <w:rPr>
          <w:rFonts w:ascii="Arial" w:hAnsi="Arial"/>
          <w:b w:val="0"/>
        </w:rPr>
      </w:pPr>
    </w:p>
    <w:p w:rsidR="004B432B" w:rsidRPr="005D16EC" w:rsidRDefault="004B432B" w:rsidP="004B432B">
      <w:pPr>
        <w:pStyle w:val="Tytu"/>
        <w:rPr>
          <w:rFonts w:ascii="Arial" w:hAnsi="Arial"/>
          <w:spacing w:val="100"/>
          <w:sz w:val="48"/>
        </w:rPr>
      </w:pPr>
      <w:r w:rsidRPr="005D16EC">
        <w:rPr>
          <w:rFonts w:ascii="Arial" w:hAnsi="Arial"/>
          <w:spacing w:val="100"/>
          <w:sz w:val="48"/>
        </w:rPr>
        <w:t>PRACA DYPLOMOWA</w:t>
      </w:r>
    </w:p>
    <w:p w:rsidR="004B432B" w:rsidRPr="005D16EC" w:rsidRDefault="004B432B" w:rsidP="004B432B">
      <w:pPr>
        <w:pStyle w:val="Tytu"/>
        <w:rPr>
          <w:rFonts w:ascii="Arial" w:hAnsi="Arial"/>
          <w:spacing w:val="100"/>
          <w:sz w:val="32"/>
        </w:rPr>
      </w:pPr>
      <w:r w:rsidRPr="005D16EC">
        <w:rPr>
          <w:rFonts w:ascii="Arial" w:hAnsi="Arial"/>
          <w:spacing w:val="100"/>
          <w:sz w:val="32"/>
        </w:rPr>
        <w:t>STUDIA PIERWSZEGO STOPNIA</w:t>
      </w:r>
    </w:p>
    <w:p w:rsidR="004B432B" w:rsidRPr="005D16EC" w:rsidRDefault="004B432B" w:rsidP="004B432B">
      <w:pPr>
        <w:pStyle w:val="Tytu"/>
        <w:rPr>
          <w:rFonts w:ascii="Arial" w:hAnsi="Arial"/>
          <w:spacing w:val="100"/>
        </w:rPr>
      </w:pPr>
    </w:p>
    <w:p w:rsidR="004B432B" w:rsidRPr="005D16EC" w:rsidRDefault="004B432B" w:rsidP="004B432B">
      <w:pPr>
        <w:pStyle w:val="Tytu"/>
        <w:rPr>
          <w:rFonts w:ascii="Arial" w:hAnsi="Arial"/>
          <w:spacing w:val="100"/>
        </w:rPr>
      </w:pPr>
    </w:p>
    <w:p w:rsidR="004B432B" w:rsidRPr="005D16EC" w:rsidRDefault="004B432B" w:rsidP="004B432B">
      <w:pPr>
        <w:pStyle w:val="Tytu"/>
        <w:rPr>
          <w:rFonts w:ascii="Arial" w:hAnsi="Arial"/>
          <w:spacing w:val="100"/>
        </w:rPr>
      </w:pPr>
    </w:p>
    <w:p w:rsidR="004B432B" w:rsidRPr="005D16EC" w:rsidRDefault="004B432B" w:rsidP="004B432B">
      <w:pPr>
        <w:pStyle w:val="Tytu"/>
        <w:rPr>
          <w:rFonts w:ascii="Arial" w:hAnsi="Arial"/>
          <w:spacing w:val="100"/>
        </w:rPr>
      </w:pPr>
    </w:p>
    <w:p w:rsidR="004B432B" w:rsidRPr="005D16EC" w:rsidRDefault="004B432B" w:rsidP="004B432B">
      <w:pPr>
        <w:pStyle w:val="Tytu"/>
        <w:rPr>
          <w:rFonts w:ascii="Arial" w:hAnsi="Arial"/>
          <w:sz w:val="28"/>
        </w:rPr>
      </w:pPr>
      <w:r w:rsidRPr="005D16EC">
        <w:rPr>
          <w:rFonts w:ascii="Arial" w:hAnsi="Arial"/>
          <w:sz w:val="28"/>
        </w:rPr>
        <w:t>Olga Anna Kierkowska</w:t>
      </w:r>
    </w:p>
    <w:p w:rsidR="004B432B" w:rsidRPr="005D16EC" w:rsidRDefault="004B432B" w:rsidP="004B432B">
      <w:pPr>
        <w:pStyle w:val="Tytu"/>
        <w:jc w:val="right"/>
        <w:rPr>
          <w:rFonts w:ascii="Arial" w:hAnsi="Arial"/>
          <w:b w:val="0"/>
        </w:rPr>
      </w:pPr>
      <w:r w:rsidRPr="005D16EC">
        <w:rPr>
          <w:rFonts w:ascii="Arial" w:hAnsi="Arial"/>
          <w:b w:val="0"/>
        </w:rPr>
        <w:t>Numer albumu  7283</w:t>
      </w:r>
    </w:p>
    <w:p w:rsidR="004B432B" w:rsidRPr="005D16EC" w:rsidRDefault="004B432B" w:rsidP="004B432B">
      <w:pPr>
        <w:pStyle w:val="Tytu"/>
        <w:rPr>
          <w:rFonts w:ascii="Arial" w:hAnsi="Arial"/>
          <w:spacing w:val="100"/>
          <w:sz w:val="28"/>
        </w:rPr>
      </w:pPr>
    </w:p>
    <w:p w:rsidR="004B432B" w:rsidRPr="005D16EC" w:rsidRDefault="004B432B" w:rsidP="004B432B">
      <w:pPr>
        <w:pStyle w:val="Tytu"/>
        <w:rPr>
          <w:rFonts w:ascii="Arial" w:hAnsi="Arial"/>
          <w:spacing w:val="100"/>
          <w:sz w:val="28"/>
        </w:rPr>
      </w:pPr>
      <w:r w:rsidRPr="005D16EC">
        <w:rPr>
          <w:rFonts w:ascii="Arial" w:hAnsi="Arial"/>
          <w:sz w:val="28"/>
        </w:rPr>
        <w:t>System wspomagający prawidłowe bilansowanie diety</w:t>
      </w:r>
    </w:p>
    <w:p w:rsidR="004B432B" w:rsidRPr="005D16EC" w:rsidRDefault="004B432B" w:rsidP="004B432B">
      <w:pPr>
        <w:pStyle w:val="Tytu"/>
        <w:jc w:val="right"/>
        <w:rPr>
          <w:rFonts w:ascii="Arial" w:hAnsi="Arial"/>
          <w:b w:val="0"/>
        </w:rPr>
      </w:pPr>
    </w:p>
    <w:p w:rsidR="004B432B" w:rsidRPr="005D16EC" w:rsidRDefault="004B432B" w:rsidP="004B432B">
      <w:pPr>
        <w:pStyle w:val="Tytu"/>
        <w:jc w:val="right"/>
        <w:rPr>
          <w:rFonts w:ascii="Arial" w:hAnsi="Arial"/>
          <w:b w:val="0"/>
        </w:rPr>
      </w:pPr>
    </w:p>
    <w:p w:rsidR="004B432B" w:rsidRPr="005D16EC" w:rsidRDefault="004B432B" w:rsidP="004B432B">
      <w:pPr>
        <w:pStyle w:val="Tytu"/>
        <w:jc w:val="right"/>
        <w:rPr>
          <w:rFonts w:ascii="Arial" w:hAnsi="Arial"/>
          <w:b w:val="0"/>
        </w:rPr>
      </w:pPr>
    </w:p>
    <w:p w:rsidR="004B432B" w:rsidRPr="005D16EC" w:rsidRDefault="004B432B" w:rsidP="004B432B">
      <w:pPr>
        <w:pStyle w:val="Tytu"/>
        <w:jc w:val="right"/>
        <w:rPr>
          <w:rFonts w:ascii="Arial" w:hAnsi="Arial"/>
          <w:b w:val="0"/>
        </w:rPr>
      </w:pPr>
    </w:p>
    <w:p w:rsidR="004B432B" w:rsidRPr="005D16EC" w:rsidRDefault="004B432B" w:rsidP="004B432B">
      <w:pPr>
        <w:pStyle w:val="Tytu"/>
        <w:jc w:val="right"/>
        <w:rPr>
          <w:rFonts w:ascii="Arial" w:hAnsi="Arial"/>
          <w:b w:val="0"/>
        </w:rPr>
      </w:pPr>
    </w:p>
    <w:p w:rsidR="004B432B" w:rsidRPr="005D16EC" w:rsidRDefault="004B432B" w:rsidP="004B432B">
      <w:pPr>
        <w:pStyle w:val="Tytu"/>
        <w:ind w:firstLine="4140"/>
        <w:jc w:val="left"/>
        <w:rPr>
          <w:rFonts w:ascii="Arial" w:hAnsi="Arial"/>
        </w:rPr>
      </w:pPr>
      <w:r w:rsidRPr="005D16EC">
        <w:rPr>
          <w:rFonts w:ascii="Arial" w:hAnsi="Arial"/>
        </w:rPr>
        <w:t>Promotor:</w:t>
      </w:r>
    </w:p>
    <w:p w:rsidR="004B432B" w:rsidRPr="005D16EC" w:rsidRDefault="004B432B" w:rsidP="004B432B">
      <w:pPr>
        <w:pStyle w:val="Tytu"/>
        <w:ind w:left="4152" w:hanging="12"/>
        <w:jc w:val="left"/>
        <w:rPr>
          <w:rFonts w:ascii="Arial" w:hAnsi="Arial"/>
        </w:rPr>
      </w:pPr>
      <w:r w:rsidRPr="005D16EC">
        <w:rPr>
          <w:rFonts w:ascii="Arial" w:hAnsi="Arial"/>
        </w:rPr>
        <w:t>mgr inż. Waldemar Ptasznik-Kisieliński</w:t>
      </w:r>
    </w:p>
    <w:p w:rsidR="004B432B" w:rsidRPr="005D16EC" w:rsidRDefault="004B432B" w:rsidP="004B432B">
      <w:pPr>
        <w:pStyle w:val="Tytu"/>
        <w:ind w:firstLine="4860"/>
        <w:jc w:val="left"/>
        <w:rPr>
          <w:rFonts w:ascii="Arial" w:hAnsi="Arial"/>
        </w:rPr>
      </w:pPr>
    </w:p>
    <w:p w:rsidR="004B432B" w:rsidRPr="005D16EC" w:rsidRDefault="004B432B" w:rsidP="004B432B">
      <w:pPr>
        <w:pStyle w:val="Tytu"/>
        <w:ind w:firstLine="4860"/>
        <w:jc w:val="left"/>
        <w:rPr>
          <w:rFonts w:ascii="Arial" w:hAnsi="Arial"/>
        </w:rPr>
      </w:pPr>
    </w:p>
    <w:p w:rsidR="004B432B" w:rsidRPr="005D16EC" w:rsidRDefault="004B432B" w:rsidP="004B432B">
      <w:pPr>
        <w:pStyle w:val="Tytu"/>
        <w:ind w:firstLine="4860"/>
        <w:jc w:val="left"/>
        <w:rPr>
          <w:rFonts w:ascii="Arial" w:hAnsi="Arial"/>
        </w:rPr>
      </w:pPr>
    </w:p>
    <w:p w:rsidR="004B432B" w:rsidRPr="005D16EC" w:rsidRDefault="004B432B" w:rsidP="004B432B">
      <w:pPr>
        <w:pStyle w:val="Tytu"/>
        <w:jc w:val="left"/>
        <w:rPr>
          <w:rFonts w:ascii="Arial" w:hAnsi="Arial"/>
          <w:b w:val="0"/>
          <w:sz w:val="20"/>
        </w:rPr>
      </w:pPr>
      <w:r w:rsidRPr="005D16EC">
        <w:rPr>
          <w:rFonts w:ascii="Arial" w:hAnsi="Arial"/>
          <w:b w:val="0"/>
          <w:i/>
          <w:sz w:val="20"/>
        </w:rPr>
        <w:t>Praca spełnia wymagania stawiane pracom dyplomowym na studiach pierwszego stopnia.</w:t>
      </w:r>
    </w:p>
    <w:p w:rsidR="004B432B" w:rsidRPr="005D16EC" w:rsidRDefault="004B432B" w:rsidP="004B432B">
      <w:pPr>
        <w:pStyle w:val="Tytu"/>
        <w:ind w:firstLine="4860"/>
        <w:jc w:val="left"/>
        <w:rPr>
          <w:rFonts w:ascii="Arial" w:hAnsi="Arial"/>
        </w:rPr>
      </w:pPr>
    </w:p>
    <w:p w:rsidR="004B432B" w:rsidRPr="005D16EC" w:rsidRDefault="004B432B" w:rsidP="004B432B">
      <w:pPr>
        <w:pStyle w:val="Tytu"/>
        <w:ind w:firstLine="4860"/>
        <w:jc w:val="left"/>
        <w:rPr>
          <w:rFonts w:ascii="Arial" w:hAnsi="Arial"/>
          <w:sz w:val="16"/>
        </w:rPr>
      </w:pPr>
    </w:p>
    <w:p w:rsidR="004B432B" w:rsidRPr="005D16EC" w:rsidRDefault="004B432B" w:rsidP="004B432B">
      <w:pPr>
        <w:pStyle w:val="Tytu"/>
        <w:ind w:firstLine="4860"/>
        <w:jc w:val="left"/>
        <w:rPr>
          <w:rFonts w:ascii="Arial" w:hAnsi="Arial"/>
          <w:sz w:val="16"/>
        </w:rPr>
      </w:pPr>
    </w:p>
    <w:p w:rsidR="004B432B" w:rsidRDefault="004B432B" w:rsidP="004B432B">
      <w:pPr>
        <w:pStyle w:val="Stopka"/>
        <w:pBdr>
          <w:top w:val="double" w:sz="4" w:space="1" w:color="auto"/>
        </w:pBdr>
        <w:spacing w:before="120"/>
        <w:ind w:right="-33"/>
        <w:jc w:val="center"/>
      </w:pPr>
      <w:r w:rsidRPr="005D16EC">
        <w:t>W A R S Z A W A 2019</w:t>
      </w:r>
    </w:p>
    <w:p w:rsidR="003A6960" w:rsidRDefault="0077532C" w:rsidP="0077532C">
      <w:pPr>
        <w:pStyle w:val="Nagwek3"/>
      </w:pPr>
      <w:bookmarkStart w:id="0" w:name="_Toc2271883"/>
      <w:r>
        <w:lastRenderedPageBreak/>
        <w:t>wykaz użytych skrótów i ważniejszych oznaczeń</w:t>
      </w:r>
      <w:bookmarkEnd w:id="0"/>
    </w:p>
    <w:p w:rsidR="0016341E" w:rsidRPr="0016341E" w:rsidRDefault="0016341E" w:rsidP="0016341E"/>
    <w:p w:rsidR="00012FAD" w:rsidRDefault="0069541A" w:rsidP="00705784">
      <w:pPr>
        <w:rPr>
          <w:ins w:id="1" w:author="Okot" w:date="2019-03-31T13:56:00Z"/>
        </w:rPr>
      </w:pPr>
      <w:r>
        <w:t>AI – Adequate intake. Wystarczające spożycie</w:t>
      </w:r>
    </w:p>
    <w:p w:rsidR="0069541A" w:rsidRDefault="00012FAD" w:rsidP="00705784">
      <w:ins w:id="2" w:author="Okot" w:date="2019-03-31T13:56:00Z">
        <w:r>
          <w:t xml:space="preserve">ALA – Kwas </w:t>
        </w:r>
      </w:ins>
      <w:ins w:id="3" w:author="Okot" w:date="2019-03-31T13:57:00Z">
        <w:r>
          <w:t>α-linolenowy</w:t>
        </w:r>
      </w:ins>
      <w:del w:id="4" w:author="Okot" w:date="2019-03-28T13:21:00Z">
        <w:r w:rsidR="0069541A" w:rsidDel="009501E5">
          <w:delText>.</w:delText>
        </w:r>
      </w:del>
    </w:p>
    <w:p w:rsidR="00705784" w:rsidRDefault="00705784" w:rsidP="00705784">
      <w:pPr>
        <w:rPr>
          <w:ins w:id="5" w:author="Okot" w:date="2019-03-31T13:55:00Z"/>
        </w:rPr>
      </w:pPr>
      <w:r>
        <w:t>AMS – AMS S.A. Polska agencja reklamy zewnętrznej powstała w 1990 r. Od 2002 należy do grup medialnej Agora Group, Inc.</w:t>
      </w:r>
    </w:p>
    <w:p w:rsidR="00D00605" w:rsidRPr="00665D06" w:rsidRDefault="00D00605" w:rsidP="00705784">
      <w:pPr>
        <w:rPr>
          <w:lang w:val="en-US"/>
          <w:rPrChange w:id="6" w:author="Okot" w:date="2019-03-31T15:24:00Z">
            <w:rPr/>
          </w:rPrChange>
        </w:rPr>
      </w:pPr>
      <w:ins w:id="7" w:author="Okot" w:date="2019-03-31T13:55:00Z">
        <w:r w:rsidRPr="00665D06">
          <w:rPr>
            <w:lang w:val="en-US"/>
            <w:rPrChange w:id="8" w:author="Okot" w:date="2019-03-31T15:24:00Z">
              <w:rPr/>
            </w:rPrChange>
          </w:rPr>
          <w:t xml:space="preserve">DHA - </w:t>
        </w:r>
      </w:ins>
      <w:ins w:id="9" w:author="Okot" w:date="2019-03-31T13:56:00Z">
        <w:r w:rsidRPr="00665D06">
          <w:rPr>
            <w:lang w:val="en-US"/>
            <w:rPrChange w:id="10" w:author="Okot" w:date="2019-03-31T15:24:00Z">
              <w:rPr/>
            </w:rPrChange>
          </w:rPr>
          <w:t>K</w:t>
        </w:r>
      </w:ins>
      <w:ins w:id="11" w:author="Okot" w:date="2019-03-31T13:55:00Z">
        <w:r w:rsidRPr="00665D06">
          <w:rPr>
            <w:lang w:val="en-US"/>
            <w:rPrChange w:id="12" w:author="Okot" w:date="2019-03-31T15:24:00Z">
              <w:rPr/>
            </w:rPrChange>
          </w:rPr>
          <w:t>was dokozaheksaenowy</w:t>
        </w:r>
      </w:ins>
    </w:p>
    <w:p w:rsidR="00124BDA" w:rsidRDefault="00124BDA" w:rsidP="00705784">
      <w:pPr>
        <w:rPr>
          <w:ins w:id="13" w:author="Okot" w:date="2019-03-31T13:56:00Z"/>
        </w:rPr>
      </w:pPr>
      <w:r w:rsidRPr="00665D06">
        <w:rPr>
          <w:lang w:val="en-US"/>
          <w:rPrChange w:id="14" w:author="Okot" w:date="2019-03-31T15:24:00Z">
            <w:rPr/>
          </w:rPrChange>
        </w:rPr>
        <w:t xml:space="preserve">EAR – Estimated average requirement. </w:t>
      </w:r>
      <w:r>
        <w:t>Średnia zapotrzebowanie w grupie</w:t>
      </w:r>
    </w:p>
    <w:p w:rsidR="00012FAD" w:rsidRDefault="00012FAD" w:rsidP="00705784">
      <w:pPr>
        <w:rPr>
          <w:ins w:id="15" w:author="Okot" w:date="2019-03-30T20:45:00Z"/>
        </w:rPr>
      </w:pPr>
      <w:ins w:id="16" w:author="Okot" w:date="2019-03-31T13:56:00Z">
        <w:r>
          <w:t>EPA – Kwas eikozapentaenowy</w:t>
        </w:r>
      </w:ins>
    </w:p>
    <w:p w:rsidR="009B004F" w:rsidRPr="00B26574" w:rsidRDefault="009B004F" w:rsidP="00705784">
      <w:ins w:id="17" w:author="Okot" w:date="2019-03-30T20:45:00Z">
        <w:r w:rsidRPr="009B004F">
          <w:rPr>
            <w:lang w:val="en-US"/>
            <w:rPrChange w:id="18" w:author="Okot" w:date="2019-03-30T20:45:00Z">
              <w:rPr/>
            </w:rPrChange>
          </w:rPr>
          <w:t xml:space="preserve">EPIC – Euroepean Prospective Investigation into Cancer and Nutrition. </w:t>
        </w:r>
        <w:r w:rsidRPr="00B26574">
          <w:rPr>
            <w:rPrChange w:id="19" w:author="Okot" w:date="2019-03-31T13:42:00Z">
              <w:rPr>
                <w:lang w:val="en-US"/>
              </w:rPr>
            </w:rPrChange>
          </w:rPr>
          <w:t>Europejskie Perspektywiczne Badanie Związku Raka z Odżywianiem</w:t>
        </w:r>
      </w:ins>
    </w:p>
    <w:p w:rsidR="00705784" w:rsidRDefault="00705784" w:rsidP="00705784">
      <w:r w:rsidRPr="00B26574">
        <w:rPr>
          <w:rPrChange w:id="20" w:author="Okot" w:date="2019-03-31T13:42:00Z">
            <w:rPr>
              <w:lang w:val="en-US"/>
            </w:rPr>
          </w:rPrChange>
        </w:rPr>
        <w:t xml:space="preserve">FAO – Food and Agriculture Organization of United Nations. </w:t>
      </w:r>
      <w:r w:rsidRPr="00705784">
        <w:t xml:space="preserve">Organizacja Narodów Zjednoczonych </w:t>
      </w:r>
      <w:r w:rsidR="00F01E40">
        <w:t>do spraw Wyżywienia i Rolnictwa</w:t>
      </w:r>
    </w:p>
    <w:p w:rsidR="00DF5A72" w:rsidRDefault="00DF5A72" w:rsidP="00705784">
      <w:r>
        <w:t xml:space="preserve">IŻŻ – Instytut Żywności i Żywienia </w:t>
      </w:r>
    </w:p>
    <w:p w:rsidR="00BF0D89" w:rsidRDefault="00BF0D89" w:rsidP="00705784">
      <w:r>
        <w:t>kg.m.c. – Kilogram masy ciała</w:t>
      </w:r>
    </w:p>
    <w:p w:rsidR="0069541A" w:rsidRDefault="0069541A" w:rsidP="00705784">
      <w:pPr>
        <w:rPr>
          <w:ins w:id="21" w:author="Okot" w:date="2019-03-31T13:57:00Z"/>
          <w:lang w:val="en-US"/>
        </w:rPr>
      </w:pPr>
      <w:r w:rsidRPr="003D25AD">
        <w:rPr>
          <w:lang w:val="en-US"/>
        </w:rPr>
        <w:t>RDA – Recommended dietary allowance. Zalecane spożycie</w:t>
      </w:r>
      <w:del w:id="22" w:author="Okot" w:date="2019-03-31T13:57:00Z">
        <w:r w:rsidRPr="003D25AD" w:rsidDel="00012FAD">
          <w:rPr>
            <w:lang w:val="en-US"/>
          </w:rPr>
          <w:delText>.</w:delText>
        </w:r>
      </w:del>
    </w:p>
    <w:p w:rsidR="00012FAD" w:rsidRPr="00665D06" w:rsidRDefault="00012FAD" w:rsidP="00705784">
      <w:pPr>
        <w:rPr>
          <w:rPrChange w:id="23" w:author="Okot" w:date="2019-03-31T15:24:00Z">
            <w:rPr>
              <w:lang w:val="en-US"/>
            </w:rPr>
          </w:rPrChange>
        </w:rPr>
      </w:pPr>
      <w:ins w:id="24" w:author="Okot" w:date="2019-03-31T13:57:00Z">
        <w:r>
          <w:rPr>
            <w:lang w:val="en-US"/>
          </w:rPr>
          <w:t xml:space="preserve">SFA – Saturated fatty acids. </w:t>
        </w:r>
        <w:r w:rsidRPr="00665D06">
          <w:rPr>
            <w:rPrChange w:id="25" w:author="Okot" w:date="2019-03-31T15:24:00Z">
              <w:rPr>
                <w:lang w:val="en-US"/>
              </w:rPr>
            </w:rPrChange>
          </w:rPr>
          <w:t>Kwas tłuszczowe nasycone</w:t>
        </w:r>
      </w:ins>
    </w:p>
    <w:p w:rsidR="0069541A" w:rsidRDefault="0069541A" w:rsidP="00705784">
      <w:r w:rsidRPr="00665D06">
        <w:rPr>
          <w:rPrChange w:id="26" w:author="Okot" w:date="2019-03-31T15:24:00Z">
            <w:rPr>
              <w:lang w:val="en-US"/>
            </w:rPr>
          </w:rPrChange>
        </w:rPr>
        <w:t xml:space="preserve">UL – Tolerable upper intake level. </w:t>
      </w:r>
      <w:r>
        <w:t>Najwyższy tolerowany poziom spożycia</w:t>
      </w:r>
      <w:del w:id="27" w:author="Okot" w:date="2019-03-31T13:57:00Z">
        <w:r w:rsidDel="00012FAD">
          <w:delText>.</w:delText>
        </w:r>
      </w:del>
      <w:r>
        <w:t xml:space="preserve"> </w:t>
      </w:r>
    </w:p>
    <w:p w:rsidR="00F01E40" w:rsidRDefault="00F01E40" w:rsidP="00705784">
      <w:pPr>
        <w:rPr>
          <w:ins w:id="28" w:author="Okot" w:date="2019-03-28T13:20:00Z"/>
        </w:rPr>
      </w:pPr>
      <w:r>
        <w:t xml:space="preserve">UNU – United Nations </w:t>
      </w:r>
      <w:del w:id="29" w:author="Okot" w:date="2019-03-28T13:21:00Z">
        <w:r w:rsidDel="00A317DB">
          <w:delText>Univesity</w:delText>
        </w:r>
      </w:del>
      <w:ins w:id="30" w:author="Okot" w:date="2019-03-28T13:21:00Z">
        <w:r w:rsidR="00A317DB">
          <w:t>University</w:t>
        </w:r>
      </w:ins>
      <w:r>
        <w:t>. Uniwersytet Organizacji Narodów Zjednoczonych</w:t>
      </w:r>
    </w:p>
    <w:p w:rsidR="009501E5" w:rsidRPr="00BE3C41" w:rsidRDefault="009501E5" w:rsidP="00705784">
      <w:ins w:id="31" w:author="Okot" w:date="2019-03-28T13:20:00Z">
        <w:r w:rsidRPr="00665D06">
          <w:rPr>
            <w:lang w:val="en-US"/>
            <w:rPrChange w:id="32" w:author="Okot" w:date="2019-03-31T15:24:00Z">
              <w:rPr/>
            </w:rPrChange>
          </w:rPr>
          <w:t xml:space="preserve">USDA </w:t>
        </w:r>
      </w:ins>
      <w:ins w:id="33" w:author="Okot" w:date="2019-03-28T13:21:00Z">
        <w:r w:rsidRPr="00665D06">
          <w:rPr>
            <w:lang w:val="en-US"/>
            <w:rPrChange w:id="34" w:author="Okot" w:date="2019-03-31T15:24:00Z">
              <w:rPr/>
            </w:rPrChange>
          </w:rPr>
          <w:t>–</w:t>
        </w:r>
      </w:ins>
      <w:ins w:id="35" w:author="Okot" w:date="2019-03-28T13:20:00Z">
        <w:r w:rsidRPr="00665D06">
          <w:rPr>
            <w:lang w:val="en-US"/>
            <w:rPrChange w:id="36" w:author="Okot" w:date="2019-03-31T15:24:00Z">
              <w:rPr/>
            </w:rPrChange>
          </w:rPr>
          <w:t xml:space="preserve"> </w:t>
        </w:r>
      </w:ins>
      <w:ins w:id="37" w:author="Okot" w:date="2019-03-28T13:21:00Z">
        <w:r w:rsidRPr="00665D06">
          <w:rPr>
            <w:lang w:val="en-US"/>
            <w:rPrChange w:id="38" w:author="Okot" w:date="2019-03-31T15:24:00Z">
              <w:rPr/>
            </w:rPrChange>
          </w:rPr>
          <w:t xml:space="preserve">United States Department of Agriculture. </w:t>
        </w:r>
        <w:r w:rsidRPr="00BE3C41">
          <w:rPr>
            <w:rPrChange w:id="39" w:author="Okot" w:date="2019-03-28T21:29:00Z">
              <w:rPr>
                <w:lang w:val="en-US"/>
              </w:rPr>
            </w:rPrChange>
          </w:rPr>
          <w:t>Departament Rolnictwa Stanów Zjednoczonych</w:t>
        </w:r>
      </w:ins>
    </w:p>
    <w:p w:rsidR="00F01E40" w:rsidRDefault="00F01E40" w:rsidP="00705784">
      <w:r>
        <w:t>WHO – World Health Organization. Światowa Organizacja Zdrowia</w:t>
      </w:r>
    </w:p>
    <w:p w:rsidR="00705784" w:rsidRDefault="00705784">
      <w:pPr>
        <w:spacing w:after="160" w:line="259" w:lineRule="auto"/>
        <w:ind w:firstLine="0"/>
        <w:jc w:val="left"/>
      </w:pPr>
      <w:r>
        <w:br w:type="page"/>
      </w:r>
    </w:p>
    <w:p w:rsidR="00705784" w:rsidRDefault="00705784" w:rsidP="00705784">
      <w:pPr>
        <w:pStyle w:val="Nagwek3"/>
      </w:pPr>
      <w:bookmarkStart w:id="40" w:name="_Toc2271884"/>
      <w:r>
        <w:lastRenderedPageBreak/>
        <w:t>spis treści</w:t>
      </w:r>
      <w:bookmarkEnd w:id="40"/>
    </w:p>
    <w:p w:rsidR="00021A57" w:rsidRPr="00021A57" w:rsidRDefault="00021A57" w:rsidP="00021A57"/>
    <w:p w:rsidR="00021A57" w:rsidRPr="00021A57" w:rsidRDefault="00EB7340" w:rsidP="00021A57">
      <w:pPr>
        <w:pStyle w:val="Spistreci3"/>
        <w:rPr>
          <w:sz w:val="24"/>
          <w:szCs w:val="24"/>
          <w:lang w:eastAsia="pl-PL"/>
        </w:rPr>
      </w:pPr>
      <w:r w:rsidRPr="00021A57">
        <w:rPr>
          <w:sz w:val="24"/>
          <w:szCs w:val="24"/>
        </w:rPr>
        <w:fldChar w:fldCharType="begin"/>
      </w:r>
      <w:r w:rsidRPr="00021A57">
        <w:rPr>
          <w:sz w:val="24"/>
          <w:szCs w:val="24"/>
        </w:rPr>
        <w:instrText xml:space="preserve"> TOC \o "1-3" \h \z \u </w:instrText>
      </w:r>
      <w:r w:rsidRPr="00021A57">
        <w:rPr>
          <w:sz w:val="24"/>
          <w:szCs w:val="24"/>
        </w:rPr>
        <w:fldChar w:fldCharType="separate"/>
      </w:r>
      <w:hyperlink w:anchor="_Toc2271883" w:history="1">
        <w:r w:rsidR="00021A57" w:rsidRPr="00021A57">
          <w:rPr>
            <w:rStyle w:val="Hipercze"/>
            <w:sz w:val="24"/>
            <w:szCs w:val="24"/>
          </w:rPr>
          <w:t>wykaz użytych skrótów i ważniejszych oznaczeń</w:t>
        </w:r>
        <w:r w:rsidR="00021A57" w:rsidRPr="00021A57">
          <w:rPr>
            <w:webHidden/>
            <w:sz w:val="24"/>
            <w:szCs w:val="24"/>
          </w:rPr>
          <w:tab/>
        </w:r>
        <w:r w:rsidR="00021A57" w:rsidRPr="00021A57">
          <w:rPr>
            <w:webHidden/>
            <w:sz w:val="24"/>
            <w:szCs w:val="24"/>
          </w:rPr>
          <w:fldChar w:fldCharType="begin"/>
        </w:r>
        <w:r w:rsidR="00021A57" w:rsidRPr="00021A57">
          <w:rPr>
            <w:webHidden/>
            <w:sz w:val="24"/>
            <w:szCs w:val="24"/>
          </w:rPr>
          <w:instrText xml:space="preserve"> PAGEREF _Toc2271883 \h </w:instrText>
        </w:r>
        <w:r w:rsidR="00021A57" w:rsidRPr="00021A57">
          <w:rPr>
            <w:webHidden/>
            <w:sz w:val="24"/>
            <w:szCs w:val="24"/>
          </w:rPr>
        </w:r>
        <w:r w:rsidR="00021A57" w:rsidRPr="00021A57">
          <w:rPr>
            <w:webHidden/>
            <w:sz w:val="24"/>
            <w:szCs w:val="24"/>
          </w:rPr>
          <w:fldChar w:fldCharType="separate"/>
        </w:r>
        <w:r w:rsidR="00021A57" w:rsidRPr="00021A57">
          <w:rPr>
            <w:webHidden/>
            <w:sz w:val="24"/>
            <w:szCs w:val="24"/>
          </w:rPr>
          <w:t>2</w:t>
        </w:r>
        <w:r w:rsidR="00021A57" w:rsidRPr="00021A57">
          <w:rPr>
            <w:webHidden/>
            <w:sz w:val="24"/>
            <w:szCs w:val="24"/>
          </w:rPr>
          <w:fldChar w:fldCharType="end"/>
        </w:r>
      </w:hyperlink>
    </w:p>
    <w:p w:rsidR="00021A57" w:rsidRPr="00021A57" w:rsidRDefault="003B3440" w:rsidP="00021A57">
      <w:pPr>
        <w:pStyle w:val="Spistreci3"/>
        <w:rPr>
          <w:sz w:val="24"/>
          <w:szCs w:val="24"/>
          <w:lang w:eastAsia="pl-PL"/>
        </w:rPr>
      </w:pPr>
      <w:hyperlink w:anchor="_Toc2271884" w:history="1">
        <w:r w:rsidR="00021A57" w:rsidRPr="00021A57">
          <w:rPr>
            <w:rStyle w:val="Hipercze"/>
            <w:sz w:val="24"/>
            <w:szCs w:val="24"/>
          </w:rPr>
          <w:t>spis treści</w:t>
        </w:r>
        <w:r w:rsidR="00021A57" w:rsidRPr="00021A57">
          <w:rPr>
            <w:webHidden/>
            <w:sz w:val="24"/>
            <w:szCs w:val="24"/>
          </w:rPr>
          <w:tab/>
        </w:r>
        <w:r w:rsidR="00021A57" w:rsidRPr="00021A57">
          <w:rPr>
            <w:webHidden/>
            <w:sz w:val="24"/>
            <w:szCs w:val="24"/>
          </w:rPr>
          <w:fldChar w:fldCharType="begin"/>
        </w:r>
        <w:r w:rsidR="00021A57" w:rsidRPr="00021A57">
          <w:rPr>
            <w:webHidden/>
            <w:sz w:val="24"/>
            <w:szCs w:val="24"/>
          </w:rPr>
          <w:instrText xml:space="preserve"> PAGEREF _Toc2271884 \h </w:instrText>
        </w:r>
        <w:r w:rsidR="00021A57" w:rsidRPr="00021A57">
          <w:rPr>
            <w:webHidden/>
            <w:sz w:val="24"/>
            <w:szCs w:val="24"/>
          </w:rPr>
        </w:r>
        <w:r w:rsidR="00021A57" w:rsidRPr="00021A57">
          <w:rPr>
            <w:webHidden/>
            <w:sz w:val="24"/>
            <w:szCs w:val="24"/>
          </w:rPr>
          <w:fldChar w:fldCharType="separate"/>
        </w:r>
        <w:r w:rsidR="00021A57" w:rsidRPr="00021A57">
          <w:rPr>
            <w:webHidden/>
            <w:sz w:val="24"/>
            <w:szCs w:val="24"/>
          </w:rPr>
          <w:t>3</w:t>
        </w:r>
        <w:r w:rsidR="00021A57" w:rsidRPr="00021A57">
          <w:rPr>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885" w:history="1">
        <w:r w:rsidR="00021A57" w:rsidRPr="00021A57">
          <w:rPr>
            <w:rStyle w:val="Hipercze"/>
            <w:rFonts w:ascii="Times New Roman" w:eastAsiaTheme="minorEastAsia" w:hAnsi="Times New Roman" w:cs="Times New Roman"/>
            <w:noProof/>
          </w:rPr>
          <w:t>1. wstęp</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_Toc2271885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6</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86" w:history="1">
        <w:r w:rsidR="00021A57" w:rsidRPr="00021A57">
          <w:rPr>
            <w:rStyle w:val="Hipercze"/>
            <w:rFonts w:ascii="Times New Roman" w:eastAsiaTheme="minorEastAsia" w:hAnsi="Times New Roman" w:cs="Times New Roman"/>
            <w:noProof/>
            <w:sz w:val="24"/>
            <w:szCs w:val="24"/>
          </w:rPr>
          <w:t>1.1. Wprowadzenie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_Toc2271886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6</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87" w:history="1">
        <w:r w:rsidR="00021A57" w:rsidRPr="00021A57">
          <w:rPr>
            <w:rStyle w:val="Hipercze"/>
            <w:rFonts w:ascii="Times New Roman" w:eastAsiaTheme="minorEastAsia" w:hAnsi="Times New Roman" w:cs="Times New Roman"/>
            <w:noProof/>
            <w:sz w:val="24"/>
            <w:szCs w:val="24"/>
          </w:rPr>
          <w:t>1.2. Cel i zakres pracy</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_Toc2271887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11</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888" w:history="1">
        <w:r w:rsidR="00021A57" w:rsidRPr="00021A57">
          <w:rPr>
            <w:rStyle w:val="Hipercze"/>
            <w:rFonts w:ascii="Times New Roman" w:eastAsiaTheme="minorEastAsia" w:hAnsi="Times New Roman" w:cs="Times New Roman"/>
            <w:noProof/>
          </w:rPr>
          <w:t>2. analiza dziedziny</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_Toc2271888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13</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89" w:history="1">
        <w:r w:rsidR="00021A57" w:rsidRPr="00021A57">
          <w:rPr>
            <w:rStyle w:val="Hipercze"/>
            <w:rFonts w:ascii="Times New Roman" w:eastAsiaTheme="minorEastAsia" w:hAnsi="Times New Roman" w:cs="Times New Roman"/>
            <w:noProof/>
            <w:sz w:val="24"/>
            <w:szCs w:val="24"/>
          </w:rPr>
          <w:t>2.2. Aby żyć trzeba jeść – wstęp do żywienia człowieka</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_Toc2271889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13</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0" w:history="1">
        <w:r w:rsidR="00021A57" w:rsidRPr="00021A57">
          <w:rPr>
            <w:rStyle w:val="Hipercze"/>
            <w:rFonts w:ascii="Times New Roman" w:eastAsiaTheme="minorEastAsia" w:hAnsi="Times New Roman" w:cs="Times New Roman"/>
            <w:noProof/>
            <w:sz w:val="24"/>
            <w:szCs w:val="24"/>
          </w:rPr>
          <w:t>Porównanie wybranych produktów rynkowych</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_Toc2271890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1" w:history="1">
        <w:r w:rsidR="00021A57" w:rsidRPr="00021A57">
          <w:rPr>
            <w:rStyle w:val="Hipercze"/>
            <w:rFonts w:ascii="Times New Roman" w:eastAsiaTheme="minorEastAsia" w:hAnsi="Times New Roman" w:cs="Times New Roman"/>
            <w:noProof/>
            <w:sz w:val="24"/>
            <w:szCs w:val="24"/>
          </w:rPr>
          <w:t>&lt;Dodam nazwę jak wybiorę program&gt;</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_Toc2271891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2" w:history="1">
        <w:r w:rsidR="00021A57" w:rsidRPr="00021A57">
          <w:rPr>
            <w:rStyle w:val="Hipercze"/>
            <w:rFonts w:ascii="Times New Roman" w:eastAsiaTheme="minorEastAsia" w:hAnsi="Times New Roman" w:cs="Times New Roman"/>
            <w:noProof/>
            <w:sz w:val="24"/>
            <w:szCs w:val="24"/>
          </w:rPr>
          <w:t>Cronometr</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_Toc2271892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3" w:history="1">
        <w:r w:rsidR="00021A57" w:rsidRPr="00021A57">
          <w:rPr>
            <w:rStyle w:val="Hipercze"/>
            <w:rFonts w:ascii="Times New Roman" w:eastAsiaTheme="minorEastAsia" w:hAnsi="Times New Roman" w:cs="Times New Roman"/>
            <w:noProof/>
            <w:sz w:val="24"/>
            <w:szCs w:val="24"/>
          </w:rPr>
          <w:t>Ilewazy.pl</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_Toc2271893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894" w:history="1">
        <w:r w:rsidR="00021A57" w:rsidRPr="00021A57">
          <w:rPr>
            <w:rStyle w:val="Hipercze"/>
            <w:rFonts w:ascii="Times New Roman" w:eastAsiaTheme="minorEastAsia" w:hAnsi="Times New Roman" w:cs="Times New Roman"/>
            <w:noProof/>
          </w:rPr>
          <w:t>Analiza systemu</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_Toc2271894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5" w:history="1">
        <w:r w:rsidR="00021A57" w:rsidRPr="00021A57">
          <w:rPr>
            <w:rStyle w:val="Hipercze"/>
            <w:rFonts w:ascii="Times New Roman" w:eastAsiaTheme="minorEastAsia" w:hAnsi="Times New Roman" w:cs="Times New Roman"/>
            <w:noProof/>
            <w:sz w:val="24"/>
            <w:szCs w:val="24"/>
          </w:rPr>
          <w:t>Architektura systemu</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_Toc2271895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6" w:history="1">
        <w:r w:rsidR="00021A57" w:rsidRPr="00021A57">
          <w:rPr>
            <w:rStyle w:val="Hipercze"/>
            <w:rFonts w:ascii="Times New Roman" w:eastAsiaTheme="minorEastAsia" w:hAnsi="Times New Roman" w:cs="Times New Roman"/>
            <w:noProof/>
            <w:sz w:val="24"/>
            <w:szCs w:val="24"/>
          </w:rPr>
          <w:t>Model danych</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_Toc2271896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7" w:history="1">
        <w:r w:rsidR="00021A57" w:rsidRPr="00021A57">
          <w:rPr>
            <w:rStyle w:val="Hipercze"/>
            <w:rFonts w:ascii="Times New Roman" w:eastAsiaTheme="minorEastAsia" w:hAnsi="Times New Roman" w:cs="Times New Roman"/>
            <w:noProof/>
            <w:sz w:val="24"/>
            <w:szCs w:val="24"/>
          </w:rPr>
          <w:t>Narzędzia do realizacji projektu</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_Toc2271897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8" w:history="1">
        <w:r w:rsidR="00021A57" w:rsidRPr="00021A57">
          <w:rPr>
            <w:rStyle w:val="Hipercze"/>
            <w:rFonts w:ascii="Times New Roman" w:eastAsiaTheme="minorEastAsia" w:hAnsi="Times New Roman" w:cs="Times New Roman"/>
            <w:noProof/>
            <w:sz w:val="24"/>
            <w:szCs w:val="24"/>
          </w:rPr>
          <w:t>PHP + Symphony 4</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_Toc2271898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899" w:history="1">
        <w:r w:rsidR="00021A57" w:rsidRPr="00021A57">
          <w:rPr>
            <w:rStyle w:val="Hipercze"/>
            <w:rFonts w:ascii="Times New Roman" w:eastAsiaTheme="minorEastAsia" w:hAnsi="Times New Roman" w:cs="Times New Roman"/>
            <w:noProof/>
            <w:sz w:val="24"/>
            <w:szCs w:val="24"/>
          </w:rPr>
          <w:t>Highcharts</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_Toc2271899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900" w:history="1">
        <w:r w:rsidR="00021A57" w:rsidRPr="00021A57">
          <w:rPr>
            <w:rStyle w:val="Hipercze"/>
            <w:rFonts w:ascii="Times New Roman" w:eastAsiaTheme="minorEastAsia" w:hAnsi="Times New Roman" w:cs="Times New Roman"/>
            <w:noProof/>
          </w:rPr>
          <w:t>specyfikacja wymagań</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_Toc2271900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1" w:history="1">
        <w:r w:rsidR="00021A57" w:rsidRPr="00021A57">
          <w:rPr>
            <w:rStyle w:val="Hipercze"/>
            <w:rFonts w:ascii="Times New Roman" w:eastAsiaTheme="minorEastAsia" w:hAnsi="Times New Roman" w:cs="Times New Roman"/>
            <w:noProof/>
            <w:sz w:val="24"/>
            <w:szCs w:val="24"/>
          </w:rPr>
          <w:t>Wymagania funkcjonalne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_Toc2271901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2" w:history="1">
        <w:r w:rsidR="00021A57" w:rsidRPr="00021A57">
          <w:rPr>
            <w:rStyle w:val="Hipercze"/>
            <w:rFonts w:ascii="Times New Roman" w:eastAsiaTheme="minorEastAsia" w:hAnsi="Times New Roman" w:cs="Times New Roman"/>
            <w:noProof/>
            <w:sz w:val="24"/>
            <w:szCs w:val="24"/>
          </w:rPr>
          <w:t>Wymagania pozafunkcjonalne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_Toc2271902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903" w:history="1">
        <w:r w:rsidR="00021A57" w:rsidRPr="00021A57">
          <w:rPr>
            <w:rStyle w:val="Hipercze"/>
            <w:rFonts w:ascii="Times New Roman" w:eastAsiaTheme="minorEastAsia" w:hAnsi="Times New Roman" w:cs="Times New Roman"/>
            <w:noProof/>
          </w:rPr>
          <w:t>projekt</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_Toc2271903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4" w:history="1">
        <w:r w:rsidR="00021A57" w:rsidRPr="00021A57">
          <w:rPr>
            <w:rStyle w:val="Hipercze"/>
            <w:rFonts w:ascii="Times New Roman" w:eastAsiaTheme="minorEastAsia" w:hAnsi="Times New Roman" w:cs="Times New Roman"/>
            <w:noProof/>
            <w:sz w:val="24"/>
            <w:szCs w:val="24"/>
          </w:rPr>
          <w:t>Projekt bazy danych</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_Toc2271904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5" w:history="1">
        <w:r w:rsidR="00021A57" w:rsidRPr="00021A57">
          <w:rPr>
            <w:rStyle w:val="Hipercze"/>
            <w:rFonts w:ascii="Times New Roman" w:eastAsiaTheme="minorEastAsia" w:hAnsi="Times New Roman" w:cs="Times New Roman"/>
            <w:noProof/>
            <w:sz w:val="24"/>
            <w:szCs w:val="24"/>
          </w:rPr>
          <w:t>Projekt interfejsów użytkownika</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_Toc2271905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6" w:history="1">
        <w:r w:rsidR="00021A57" w:rsidRPr="00021A57">
          <w:rPr>
            <w:rStyle w:val="Hipercze"/>
            <w:rFonts w:ascii="Times New Roman" w:eastAsiaTheme="minorEastAsia" w:hAnsi="Times New Roman" w:cs="Times New Roman"/>
            <w:noProof/>
            <w:sz w:val="24"/>
            <w:szCs w:val="24"/>
          </w:rPr>
          <w:t>Projekt logiki biznesowej</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_Toc2271906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7" w:history="1">
        <w:r w:rsidR="00021A57" w:rsidRPr="00021A57">
          <w:rPr>
            <w:rStyle w:val="Hipercze"/>
            <w:rFonts w:ascii="Times New Roman" w:eastAsiaTheme="minorEastAsia" w:hAnsi="Times New Roman" w:cs="Times New Roman"/>
            <w:noProof/>
            <w:sz w:val="24"/>
            <w:szCs w:val="24"/>
          </w:rPr>
          <w:t>Projekt testów</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_Toc2271907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8" w:history="1">
        <w:r w:rsidR="00021A57" w:rsidRPr="00021A57">
          <w:rPr>
            <w:rStyle w:val="Hipercze"/>
            <w:rFonts w:ascii="Times New Roman" w:eastAsiaTheme="minorEastAsia" w:hAnsi="Times New Roman" w:cs="Times New Roman"/>
            <w:noProof/>
            <w:sz w:val="24"/>
            <w:szCs w:val="24"/>
          </w:rPr>
          <w:t>Testy funkcjonalne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_Toc2271908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09" w:history="1">
        <w:r w:rsidR="00021A57" w:rsidRPr="00021A57">
          <w:rPr>
            <w:rStyle w:val="Hipercze"/>
            <w:rFonts w:ascii="Times New Roman" w:eastAsiaTheme="minorEastAsia" w:hAnsi="Times New Roman" w:cs="Times New Roman"/>
            <w:noProof/>
            <w:sz w:val="24"/>
            <w:szCs w:val="24"/>
          </w:rPr>
          <w:t>Testy jednostkowe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_Toc2271909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0" w:history="1">
        <w:r w:rsidR="00021A57" w:rsidRPr="00021A57">
          <w:rPr>
            <w:rStyle w:val="Hipercze"/>
            <w:rFonts w:ascii="Times New Roman" w:eastAsiaTheme="minorEastAsia" w:hAnsi="Times New Roman" w:cs="Times New Roman"/>
            <w:noProof/>
            <w:sz w:val="24"/>
            <w:szCs w:val="24"/>
          </w:rPr>
          <w:t>Testy obciążeniowe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_Toc2271910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1" w:history="1">
        <w:r w:rsidR="00021A57" w:rsidRPr="00021A57">
          <w:rPr>
            <w:rStyle w:val="Hipercze"/>
            <w:rFonts w:ascii="Times New Roman" w:eastAsiaTheme="minorEastAsia" w:hAnsi="Times New Roman" w:cs="Times New Roman"/>
            <w:noProof/>
            <w:sz w:val="24"/>
            <w:szCs w:val="24"/>
          </w:rPr>
          <w:t>Testy użytkowników</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_Toc2271911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912" w:history="1">
        <w:r w:rsidR="00021A57" w:rsidRPr="00021A57">
          <w:rPr>
            <w:rStyle w:val="Hipercze"/>
            <w:rFonts w:ascii="Times New Roman" w:eastAsiaTheme="minorEastAsia" w:hAnsi="Times New Roman" w:cs="Times New Roman"/>
            <w:noProof/>
          </w:rPr>
          <w:t>implementacja</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_Toc2271912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3" w:history="1">
        <w:r w:rsidR="00021A57" w:rsidRPr="00021A57">
          <w:rPr>
            <w:rStyle w:val="Hipercze"/>
            <w:rFonts w:ascii="Times New Roman" w:eastAsiaTheme="minorEastAsia" w:hAnsi="Times New Roman" w:cs="Times New Roman"/>
            <w:noProof/>
            <w:sz w:val="24"/>
            <w:szCs w:val="24"/>
          </w:rPr>
          <w:t>Implementacja bazy danych</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_Toc2271913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4" w:history="1">
        <w:r w:rsidR="00021A57" w:rsidRPr="00021A57">
          <w:rPr>
            <w:rStyle w:val="Hipercze"/>
            <w:rFonts w:ascii="Times New Roman" w:eastAsiaTheme="minorEastAsia" w:hAnsi="Times New Roman" w:cs="Times New Roman"/>
            <w:noProof/>
            <w:sz w:val="24"/>
            <w:szCs w:val="24"/>
          </w:rPr>
          <w:t>Implementacja logiki biznesowej</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_Toc2271914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5" w:history="1">
        <w:r w:rsidR="00021A57" w:rsidRPr="00021A57">
          <w:rPr>
            <w:rStyle w:val="Hipercze"/>
            <w:rFonts w:ascii="Times New Roman" w:eastAsiaTheme="minorEastAsia" w:hAnsi="Times New Roman" w:cs="Times New Roman"/>
            <w:noProof/>
            <w:sz w:val="24"/>
            <w:szCs w:val="24"/>
          </w:rPr>
          <w:t>Implementacja interfejsów użytkownika</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_Toc2271915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916" w:history="1">
        <w:r w:rsidR="00021A57" w:rsidRPr="00021A57">
          <w:rPr>
            <w:rStyle w:val="Hipercze"/>
            <w:rFonts w:ascii="Times New Roman" w:eastAsiaTheme="minorEastAsia" w:hAnsi="Times New Roman" w:cs="Times New Roman"/>
            <w:noProof/>
          </w:rPr>
          <w:t>testy</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_Toc2271916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7" w:history="1">
        <w:r w:rsidR="00021A57" w:rsidRPr="00021A57">
          <w:rPr>
            <w:rStyle w:val="Hipercze"/>
            <w:rFonts w:ascii="Times New Roman" w:eastAsiaTheme="minorEastAsia" w:hAnsi="Times New Roman" w:cs="Times New Roman"/>
            <w:noProof/>
            <w:sz w:val="24"/>
            <w:szCs w:val="24"/>
          </w:rPr>
          <w:t>Testy funkcjonalne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_Toc2271917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8" w:history="1">
        <w:r w:rsidR="00021A57" w:rsidRPr="00021A57">
          <w:rPr>
            <w:rStyle w:val="Hipercze"/>
            <w:rFonts w:ascii="Times New Roman" w:eastAsiaTheme="minorEastAsia" w:hAnsi="Times New Roman" w:cs="Times New Roman"/>
            <w:noProof/>
            <w:sz w:val="24"/>
            <w:szCs w:val="24"/>
          </w:rPr>
          <w:t>Testy jednostkowe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_Toc2271918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19" w:history="1">
        <w:r w:rsidR="00021A57" w:rsidRPr="00021A57">
          <w:rPr>
            <w:rStyle w:val="Hipercze"/>
            <w:rFonts w:ascii="Times New Roman" w:eastAsiaTheme="minorEastAsia" w:hAnsi="Times New Roman" w:cs="Times New Roman"/>
            <w:noProof/>
            <w:sz w:val="24"/>
            <w:szCs w:val="24"/>
          </w:rPr>
          <w:t>Testy obciążeniowe</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_Toc2271919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20" w:history="1">
        <w:r w:rsidR="00021A57" w:rsidRPr="00021A57">
          <w:rPr>
            <w:rStyle w:val="Hipercze"/>
            <w:rFonts w:ascii="Times New Roman" w:eastAsiaTheme="minorEastAsia" w:hAnsi="Times New Roman" w:cs="Times New Roman"/>
            <w:noProof/>
            <w:sz w:val="24"/>
            <w:szCs w:val="24"/>
          </w:rPr>
          <w:t>Testy użytkowników</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_Toc2271920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14</w:t>
        </w:r>
        <w:r w:rsidR="00021A57" w:rsidRPr="00021A57">
          <w:rPr>
            <w:rFonts w:ascii="Times New Roman" w:hAnsi="Times New Roman" w:cs="Times New Roman"/>
            <w:noProof/>
            <w:webHidden/>
            <w:sz w:val="24"/>
            <w:szCs w:val="24"/>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921" w:history="1">
        <w:r w:rsidR="00021A57" w:rsidRPr="00021A57">
          <w:rPr>
            <w:rStyle w:val="Hipercze"/>
            <w:rFonts w:ascii="Times New Roman" w:eastAsiaTheme="minorEastAsia" w:hAnsi="Times New Roman" w:cs="Times New Roman"/>
            <w:noProof/>
          </w:rPr>
          <w:t>wdrożenie</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_Toc2271921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1"/>
        <w:tabs>
          <w:tab w:val="right" w:pos="9061"/>
        </w:tabs>
        <w:rPr>
          <w:rFonts w:ascii="Times New Roman" w:eastAsiaTheme="minorEastAsia" w:hAnsi="Times New Roman" w:cs="Times New Roman"/>
          <w:b w:val="0"/>
          <w:bCs w:val="0"/>
          <w:caps w:val="0"/>
          <w:noProof/>
          <w:lang w:eastAsia="pl-PL"/>
        </w:rPr>
      </w:pPr>
      <w:hyperlink w:anchor="_Toc2271922" w:history="1">
        <w:r w:rsidR="00021A57" w:rsidRPr="00021A57">
          <w:rPr>
            <w:rStyle w:val="Hipercze"/>
            <w:rFonts w:ascii="Times New Roman" w:eastAsiaTheme="minorEastAsia" w:hAnsi="Times New Roman" w:cs="Times New Roman"/>
            <w:noProof/>
          </w:rPr>
          <w:t>podsumowanie</w:t>
        </w:r>
        <w:r w:rsidR="00021A57" w:rsidRPr="00021A57">
          <w:rPr>
            <w:rFonts w:ascii="Times New Roman" w:hAnsi="Times New Roman" w:cs="Times New Roman"/>
            <w:noProof/>
            <w:webHidden/>
          </w:rPr>
          <w:tab/>
        </w:r>
        <w:r w:rsidR="00021A57" w:rsidRPr="00021A57">
          <w:rPr>
            <w:rFonts w:ascii="Times New Roman" w:hAnsi="Times New Roman" w:cs="Times New Roman"/>
            <w:noProof/>
            <w:webHidden/>
          </w:rPr>
          <w:fldChar w:fldCharType="begin"/>
        </w:r>
        <w:r w:rsidR="00021A57" w:rsidRPr="00021A57">
          <w:rPr>
            <w:rFonts w:ascii="Times New Roman" w:hAnsi="Times New Roman" w:cs="Times New Roman"/>
            <w:noProof/>
            <w:webHidden/>
          </w:rPr>
          <w:instrText xml:space="preserve"> PAGEREF _Toc2271922 \h </w:instrText>
        </w:r>
        <w:r w:rsidR="00021A57" w:rsidRPr="00021A57">
          <w:rPr>
            <w:rFonts w:ascii="Times New Roman" w:hAnsi="Times New Roman" w:cs="Times New Roman"/>
            <w:noProof/>
            <w:webHidden/>
          </w:rPr>
        </w:r>
        <w:r w:rsidR="00021A57" w:rsidRPr="00021A57">
          <w:rPr>
            <w:rFonts w:ascii="Times New Roman" w:hAnsi="Times New Roman" w:cs="Times New Roman"/>
            <w:noProof/>
            <w:webHidden/>
          </w:rPr>
          <w:fldChar w:fldCharType="separate"/>
        </w:r>
        <w:r w:rsidR="00021A57" w:rsidRPr="00021A57">
          <w:rPr>
            <w:rFonts w:ascii="Times New Roman" w:hAnsi="Times New Roman" w:cs="Times New Roman"/>
            <w:noProof/>
            <w:webHidden/>
          </w:rPr>
          <w:t>14</w:t>
        </w:r>
        <w:r w:rsidR="00021A57" w:rsidRPr="00021A57">
          <w:rPr>
            <w:rFonts w:ascii="Times New Roman" w:hAnsi="Times New Roman" w:cs="Times New Roman"/>
            <w:noProof/>
            <w:webHidden/>
          </w:rPr>
          <w:fldChar w:fldCharType="end"/>
        </w:r>
      </w:hyperlink>
    </w:p>
    <w:p w:rsidR="00021A57" w:rsidRPr="00021A57" w:rsidRDefault="003B3440">
      <w:pPr>
        <w:pStyle w:val="Spistreci2"/>
        <w:tabs>
          <w:tab w:val="right" w:pos="9061"/>
        </w:tabs>
        <w:rPr>
          <w:rFonts w:ascii="Times New Roman" w:eastAsiaTheme="minorEastAsia" w:hAnsi="Times New Roman" w:cs="Times New Roman"/>
          <w:b w:val="0"/>
          <w:bCs w:val="0"/>
          <w:noProof/>
          <w:sz w:val="24"/>
          <w:szCs w:val="24"/>
          <w:lang w:eastAsia="pl-PL"/>
        </w:rPr>
      </w:pPr>
      <w:hyperlink w:anchor="_Toc2271923" w:history="1">
        <w:r w:rsidR="00021A57" w:rsidRPr="00021A57">
          <w:rPr>
            <w:rStyle w:val="Hipercze"/>
            <w:rFonts w:ascii="Times New Roman" w:eastAsiaTheme="minorEastAsia" w:hAnsi="Times New Roman" w:cs="Times New Roman"/>
            <w:noProof/>
            <w:sz w:val="24"/>
            <w:szCs w:val="24"/>
          </w:rPr>
          <w:t>Możliwości dalszego rozwoju</w:t>
        </w:r>
        <w:r w:rsidR="00021A57" w:rsidRPr="00021A57">
          <w:rPr>
            <w:rFonts w:ascii="Times New Roman" w:hAnsi="Times New Roman" w:cs="Times New Roman"/>
            <w:noProof/>
            <w:webHidden/>
            <w:sz w:val="24"/>
            <w:szCs w:val="24"/>
          </w:rPr>
          <w:tab/>
        </w:r>
        <w:r w:rsidR="00021A57" w:rsidRPr="00021A57">
          <w:rPr>
            <w:rFonts w:ascii="Times New Roman" w:hAnsi="Times New Roman" w:cs="Times New Roman"/>
            <w:noProof/>
            <w:webHidden/>
            <w:sz w:val="24"/>
            <w:szCs w:val="24"/>
          </w:rPr>
          <w:fldChar w:fldCharType="begin"/>
        </w:r>
        <w:r w:rsidR="00021A57" w:rsidRPr="00021A57">
          <w:rPr>
            <w:rFonts w:ascii="Times New Roman" w:hAnsi="Times New Roman" w:cs="Times New Roman"/>
            <w:noProof/>
            <w:webHidden/>
            <w:sz w:val="24"/>
            <w:szCs w:val="24"/>
          </w:rPr>
          <w:instrText xml:space="preserve"> PAGEREF _Toc2271923 \h </w:instrText>
        </w:r>
        <w:r w:rsidR="00021A57" w:rsidRPr="00021A57">
          <w:rPr>
            <w:rFonts w:ascii="Times New Roman" w:hAnsi="Times New Roman" w:cs="Times New Roman"/>
            <w:noProof/>
            <w:webHidden/>
            <w:sz w:val="24"/>
            <w:szCs w:val="24"/>
          </w:rPr>
        </w:r>
        <w:r w:rsidR="00021A57" w:rsidRPr="00021A57">
          <w:rPr>
            <w:rFonts w:ascii="Times New Roman" w:hAnsi="Times New Roman" w:cs="Times New Roman"/>
            <w:noProof/>
            <w:webHidden/>
            <w:sz w:val="24"/>
            <w:szCs w:val="24"/>
          </w:rPr>
          <w:fldChar w:fldCharType="separate"/>
        </w:r>
        <w:r w:rsidR="00021A57" w:rsidRPr="00021A57">
          <w:rPr>
            <w:rFonts w:ascii="Times New Roman" w:hAnsi="Times New Roman" w:cs="Times New Roman"/>
            <w:noProof/>
            <w:webHidden/>
            <w:sz w:val="24"/>
            <w:szCs w:val="24"/>
          </w:rPr>
          <w:t>15</w:t>
        </w:r>
        <w:r w:rsidR="00021A57" w:rsidRPr="00021A57">
          <w:rPr>
            <w:rFonts w:ascii="Times New Roman" w:hAnsi="Times New Roman" w:cs="Times New Roman"/>
            <w:noProof/>
            <w:webHidden/>
            <w:sz w:val="24"/>
            <w:szCs w:val="24"/>
          </w:rPr>
          <w:fldChar w:fldCharType="end"/>
        </w:r>
      </w:hyperlink>
    </w:p>
    <w:p w:rsidR="00021A57" w:rsidRPr="00021A57" w:rsidRDefault="003B3440" w:rsidP="00021A57">
      <w:pPr>
        <w:pStyle w:val="Spistreci3"/>
        <w:rPr>
          <w:sz w:val="24"/>
          <w:szCs w:val="24"/>
          <w:lang w:eastAsia="pl-PL"/>
        </w:rPr>
      </w:pPr>
      <w:hyperlink w:anchor="_Toc2271924" w:history="1">
        <w:r w:rsidR="00021A57" w:rsidRPr="00021A57">
          <w:rPr>
            <w:rStyle w:val="Hipercze"/>
            <w:sz w:val="24"/>
            <w:szCs w:val="24"/>
          </w:rPr>
          <w:t>wykaz źródeł</w:t>
        </w:r>
        <w:r w:rsidR="00021A57" w:rsidRPr="00021A57">
          <w:rPr>
            <w:webHidden/>
            <w:sz w:val="24"/>
            <w:szCs w:val="24"/>
          </w:rPr>
          <w:tab/>
        </w:r>
        <w:r w:rsidR="00021A57" w:rsidRPr="00021A57">
          <w:rPr>
            <w:webHidden/>
            <w:sz w:val="24"/>
            <w:szCs w:val="24"/>
          </w:rPr>
          <w:fldChar w:fldCharType="begin"/>
        </w:r>
        <w:r w:rsidR="00021A57" w:rsidRPr="00021A57">
          <w:rPr>
            <w:webHidden/>
            <w:sz w:val="24"/>
            <w:szCs w:val="24"/>
          </w:rPr>
          <w:instrText xml:space="preserve"> PAGEREF _Toc2271924 \h </w:instrText>
        </w:r>
        <w:r w:rsidR="00021A57" w:rsidRPr="00021A57">
          <w:rPr>
            <w:webHidden/>
            <w:sz w:val="24"/>
            <w:szCs w:val="24"/>
          </w:rPr>
        </w:r>
        <w:r w:rsidR="00021A57" w:rsidRPr="00021A57">
          <w:rPr>
            <w:webHidden/>
            <w:sz w:val="24"/>
            <w:szCs w:val="24"/>
          </w:rPr>
          <w:fldChar w:fldCharType="separate"/>
        </w:r>
        <w:r w:rsidR="00021A57" w:rsidRPr="00021A57">
          <w:rPr>
            <w:webHidden/>
            <w:sz w:val="24"/>
            <w:szCs w:val="24"/>
          </w:rPr>
          <w:t>16</w:t>
        </w:r>
        <w:r w:rsidR="00021A57" w:rsidRPr="00021A57">
          <w:rPr>
            <w:webHidden/>
            <w:sz w:val="24"/>
            <w:szCs w:val="24"/>
          </w:rPr>
          <w:fldChar w:fldCharType="end"/>
        </w:r>
      </w:hyperlink>
    </w:p>
    <w:p w:rsidR="00021A57" w:rsidRPr="00021A57" w:rsidRDefault="003B3440" w:rsidP="00021A57">
      <w:pPr>
        <w:pStyle w:val="Spistreci3"/>
        <w:rPr>
          <w:sz w:val="24"/>
          <w:szCs w:val="24"/>
          <w:lang w:eastAsia="pl-PL"/>
        </w:rPr>
      </w:pPr>
      <w:hyperlink w:anchor="_Toc2271925" w:history="1">
        <w:r w:rsidR="00021A57" w:rsidRPr="00021A57">
          <w:rPr>
            <w:rStyle w:val="Hipercze"/>
            <w:sz w:val="24"/>
            <w:szCs w:val="24"/>
          </w:rPr>
          <w:t>wykaz literatury</w:t>
        </w:r>
        <w:r w:rsidR="00021A57" w:rsidRPr="00021A57">
          <w:rPr>
            <w:webHidden/>
            <w:sz w:val="24"/>
            <w:szCs w:val="24"/>
          </w:rPr>
          <w:tab/>
        </w:r>
        <w:r w:rsidR="00021A57" w:rsidRPr="00021A57">
          <w:rPr>
            <w:webHidden/>
            <w:sz w:val="24"/>
            <w:szCs w:val="24"/>
          </w:rPr>
          <w:fldChar w:fldCharType="begin"/>
        </w:r>
        <w:r w:rsidR="00021A57" w:rsidRPr="00021A57">
          <w:rPr>
            <w:webHidden/>
            <w:sz w:val="24"/>
            <w:szCs w:val="24"/>
          </w:rPr>
          <w:instrText xml:space="preserve"> PAGEREF _Toc2271925 \h </w:instrText>
        </w:r>
        <w:r w:rsidR="00021A57" w:rsidRPr="00021A57">
          <w:rPr>
            <w:webHidden/>
            <w:sz w:val="24"/>
            <w:szCs w:val="24"/>
          </w:rPr>
        </w:r>
        <w:r w:rsidR="00021A57" w:rsidRPr="00021A57">
          <w:rPr>
            <w:webHidden/>
            <w:sz w:val="24"/>
            <w:szCs w:val="24"/>
          </w:rPr>
          <w:fldChar w:fldCharType="separate"/>
        </w:r>
        <w:r w:rsidR="00021A57" w:rsidRPr="00021A57">
          <w:rPr>
            <w:webHidden/>
            <w:sz w:val="24"/>
            <w:szCs w:val="24"/>
          </w:rPr>
          <w:t>17</w:t>
        </w:r>
        <w:r w:rsidR="00021A57" w:rsidRPr="00021A57">
          <w:rPr>
            <w:webHidden/>
            <w:sz w:val="24"/>
            <w:szCs w:val="24"/>
          </w:rPr>
          <w:fldChar w:fldCharType="end"/>
        </w:r>
      </w:hyperlink>
    </w:p>
    <w:p w:rsidR="00021A57" w:rsidRPr="00021A57" w:rsidRDefault="003B3440" w:rsidP="00021A57">
      <w:pPr>
        <w:pStyle w:val="Spistreci3"/>
        <w:rPr>
          <w:sz w:val="24"/>
          <w:szCs w:val="24"/>
          <w:lang w:eastAsia="pl-PL"/>
        </w:rPr>
      </w:pPr>
      <w:hyperlink w:anchor="_Toc2271926" w:history="1">
        <w:r w:rsidR="00021A57" w:rsidRPr="00021A57">
          <w:rPr>
            <w:rStyle w:val="Hipercze"/>
            <w:sz w:val="24"/>
            <w:szCs w:val="24"/>
          </w:rPr>
          <w:t>wykaz rysunków</w:t>
        </w:r>
        <w:r w:rsidR="00021A57" w:rsidRPr="00021A57">
          <w:rPr>
            <w:webHidden/>
            <w:sz w:val="24"/>
            <w:szCs w:val="24"/>
          </w:rPr>
          <w:tab/>
        </w:r>
        <w:r w:rsidR="00021A57" w:rsidRPr="00021A57">
          <w:rPr>
            <w:webHidden/>
            <w:sz w:val="24"/>
            <w:szCs w:val="24"/>
          </w:rPr>
          <w:fldChar w:fldCharType="begin"/>
        </w:r>
        <w:r w:rsidR="00021A57" w:rsidRPr="00021A57">
          <w:rPr>
            <w:webHidden/>
            <w:sz w:val="24"/>
            <w:szCs w:val="24"/>
          </w:rPr>
          <w:instrText xml:space="preserve"> PAGEREF _Toc2271926 \h </w:instrText>
        </w:r>
        <w:r w:rsidR="00021A57" w:rsidRPr="00021A57">
          <w:rPr>
            <w:webHidden/>
            <w:sz w:val="24"/>
            <w:szCs w:val="24"/>
          </w:rPr>
        </w:r>
        <w:r w:rsidR="00021A57" w:rsidRPr="00021A57">
          <w:rPr>
            <w:webHidden/>
            <w:sz w:val="24"/>
            <w:szCs w:val="24"/>
          </w:rPr>
          <w:fldChar w:fldCharType="separate"/>
        </w:r>
        <w:r w:rsidR="00021A57" w:rsidRPr="00021A57">
          <w:rPr>
            <w:webHidden/>
            <w:sz w:val="24"/>
            <w:szCs w:val="24"/>
          </w:rPr>
          <w:t>18</w:t>
        </w:r>
        <w:r w:rsidR="00021A57" w:rsidRPr="00021A57">
          <w:rPr>
            <w:webHidden/>
            <w:sz w:val="24"/>
            <w:szCs w:val="24"/>
          </w:rPr>
          <w:fldChar w:fldCharType="end"/>
        </w:r>
      </w:hyperlink>
    </w:p>
    <w:p w:rsidR="00021A57" w:rsidRPr="00021A57" w:rsidRDefault="003B3440" w:rsidP="00021A57">
      <w:pPr>
        <w:pStyle w:val="Spistreci3"/>
        <w:rPr>
          <w:sz w:val="24"/>
          <w:szCs w:val="24"/>
          <w:lang w:eastAsia="pl-PL"/>
        </w:rPr>
      </w:pPr>
      <w:hyperlink w:anchor="_Toc2271927" w:history="1">
        <w:r w:rsidR="00021A57" w:rsidRPr="00021A57">
          <w:rPr>
            <w:rStyle w:val="Hipercze"/>
            <w:sz w:val="24"/>
            <w:szCs w:val="24"/>
          </w:rPr>
          <w:t>wykaz tabel</w:t>
        </w:r>
        <w:r w:rsidR="00021A57" w:rsidRPr="00021A57">
          <w:rPr>
            <w:webHidden/>
            <w:sz w:val="24"/>
            <w:szCs w:val="24"/>
          </w:rPr>
          <w:tab/>
        </w:r>
        <w:r w:rsidR="00021A57" w:rsidRPr="00021A57">
          <w:rPr>
            <w:webHidden/>
            <w:sz w:val="24"/>
            <w:szCs w:val="24"/>
          </w:rPr>
          <w:fldChar w:fldCharType="begin"/>
        </w:r>
        <w:r w:rsidR="00021A57" w:rsidRPr="00021A57">
          <w:rPr>
            <w:webHidden/>
            <w:sz w:val="24"/>
            <w:szCs w:val="24"/>
          </w:rPr>
          <w:instrText xml:space="preserve"> PAGEREF _Toc2271927 \h </w:instrText>
        </w:r>
        <w:r w:rsidR="00021A57" w:rsidRPr="00021A57">
          <w:rPr>
            <w:webHidden/>
            <w:sz w:val="24"/>
            <w:szCs w:val="24"/>
          </w:rPr>
        </w:r>
        <w:r w:rsidR="00021A57" w:rsidRPr="00021A57">
          <w:rPr>
            <w:webHidden/>
            <w:sz w:val="24"/>
            <w:szCs w:val="24"/>
          </w:rPr>
          <w:fldChar w:fldCharType="separate"/>
        </w:r>
        <w:r w:rsidR="00021A57" w:rsidRPr="00021A57">
          <w:rPr>
            <w:webHidden/>
            <w:sz w:val="24"/>
            <w:szCs w:val="24"/>
          </w:rPr>
          <w:t>18</w:t>
        </w:r>
        <w:r w:rsidR="00021A57" w:rsidRPr="00021A57">
          <w:rPr>
            <w:webHidden/>
            <w:sz w:val="24"/>
            <w:szCs w:val="24"/>
          </w:rPr>
          <w:fldChar w:fldCharType="end"/>
        </w:r>
      </w:hyperlink>
    </w:p>
    <w:p w:rsidR="00705784" w:rsidRPr="00705784" w:rsidRDefault="00EB7340" w:rsidP="00705784">
      <w:r w:rsidRPr="00021A57">
        <w:fldChar w:fldCharType="end"/>
      </w:r>
    </w:p>
    <w:p w:rsidR="00D41DF6" w:rsidRDefault="00D41DF6">
      <w:pPr>
        <w:spacing w:after="160" w:line="259" w:lineRule="auto"/>
        <w:ind w:firstLine="0"/>
        <w:jc w:val="left"/>
        <w:rPr>
          <w:rFonts w:eastAsiaTheme="majorEastAsia" w:cstheme="majorBidi"/>
          <w:b/>
          <w:smallCaps/>
          <w:sz w:val="28"/>
          <w:szCs w:val="32"/>
          <w:highlight w:val="lightGray"/>
        </w:rPr>
      </w:pPr>
      <w:r>
        <w:rPr>
          <w:highlight w:val="lightGray"/>
        </w:rPr>
        <w:br w:type="page"/>
      </w:r>
    </w:p>
    <w:p w:rsidR="0077532C" w:rsidRDefault="00A908FB" w:rsidP="00A908FB">
      <w:pPr>
        <w:pStyle w:val="Nagwek1"/>
      </w:pPr>
      <w:bookmarkStart w:id="41" w:name="_Toc2271885"/>
      <w:r>
        <w:lastRenderedPageBreak/>
        <w:t xml:space="preserve">1. </w:t>
      </w:r>
      <w:r w:rsidR="00E375D2" w:rsidRPr="001B63A1">
        <w:t>wstęp</w:t>
      </w:r>
      <w:bookmarkEnd w:id="41"/>
    </w:p>
    <w:p w:rsidR="001B63A1" w:rsidRPr="001B63A1" w:rsidRDefault="001B63A1" w:rsidP="001B63A1"/>
    <w:p w:rsidR="00E375D2" w:rsidRDefault="00A908FB" w:rsidP="00A908FB">
      <w:pPr>
        <w:pStyle w:val="Podtytu"/>
        <w:numPr>
          <w:ilvl w:val="0"/>
          <w:numId w:val="0"/>
        </w:numPr>
      </w:pPr>
      <w:bookmarkStart w:id="42" w:name="_Toc2271886"/>
      <w:r>
        <w:t>1.1.</w:t>
      </w:r>
      <w:r w:rsidR="001B63A1">
        <w:t xml:space="preserve"> </w:t>
      </w:r>
      <w:r w:rsidR="00E375D2">
        <w:t>Wprowadzenie</w:t>
      </w:r>
      <w:bookmarkEnd w:id="42"/>
    </w:p>
    <w:p w:rsidR="001B63A1" w:rsidRPr="001B63A1" w:rsidRDefault="001B63A1" w:rsidP="001B63A1"/>
    <w:p w:rsidR="00D41DF6" w:rsidRDefault="00D41DF6" w:rsidP="00184E94">
      <w:r>
        <w:t>W styczniu 2019 w wielu miastach Polski zawisły kontrowersyjne plakaty będące efektem konkursu AMS „Jedz ostrożnie”. Jest to tylko jedna z wielu kampanii społecznych poświęconych zdrowemu odżywianiu, które wystartowały w Europie w ostatnich latach.</w:t>
      </w:r>
    </w:p>
    <w:p w:rsidR="00184E94" w:rsidRDefault="00184E94" w:rsidP="00184E94"/>
    <w:p w:rsidR="00184E94" w:rsidRDefault="00504618" w:rsidP="00184E94">
      <w:r>
        <w:rPr>
          <w:noProof/>
          <w:lang w:eastAsia="pl-PL"/>
        </w:rPr>
        <mc:AlternateContent>
          <mc:Choice Requires="wps">
            <w:drawing>
              <wp:anchor distT="0" distB="0" distL="114300" distR="114300" simplePos="0" relativeHeight="251660288" behindDoc="0" locked="0" layoutInCell="1" allowOverlap="1" wp14:anchorId="5CD7E6C0" wp14:editId="61BC3096">
                <wp:simplePos x="0" y="0"/>
                <wp:positionH relativeFrom="column">
                  <wp:posOffset>3175</wp:posOffset>
                </wp:positionH>
                <wp:positionV relativeFrom="paragraph">
                  <wp:posOffset>5076825</wp:posOffset>
                </wp:positionV>
                <wp:extent cx="5759450" cy="635"/>
                <wp:effectExtent l="0" t="0" r="0" b="0"/>
                <wp:wrapTopAndBottom/>
                <wp:docPr id="1" name="Pole tekstowe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a:effectLst/>
                      </wps:spPr>
                      <wps:txbx>
                        <w:txbxContent>
                          <w:p w:rsidR="003B3440" w:rsidRDefault="003B3440" w:rsidP="001B63A1">
                            <w:pPr>
                              <w:pStyle w:val="Legenda"/>
                            </w:pPr>
                          </w:p>
                          <w:p w:rsidR="003B3440" w:rsidRDefault="003B3440" w:rsidP="001B63A1">
                            <w:pPr>
                              <w:pStyle w:val="Legenda"/>
                            </w:pPr>
                            <w:r w:rsidRPr="00504618">
                              <w:t xml:space="preserve">Rys. </w:t>
                            </w:r>
                            <w:del w:id="43" w:author="Okot" w:date="2019-03-30T21:06:00Z">
                              <w:r w:rsidDel="00206E96">
                                <w:rPr>
                                  <w:noProof/>
                                </w:rPr>
                                <w:fldChar w:fldCharType="begin"/>
                              </w:r>
                              <w:r w:rsidDel="00206E96">
                                <w:rPr>
                                  <w:noProof/>
                                </w:rPr>
                                <w:delInstrText xml:space="preserve"> STYLEREF 1 \s </w:delInstrText>
                              </w:r>
                              <w:r w:rsidDel="00206E96">
                                <w:rPr>
                                  <w:noProof/>
                                </w:rPr>
                                <w:fldChar w:fldCharType="separate"/>
                              </w:r>
                              <w:r w:rsidDel="00206E96">
                                <w:rPr>
                                  <w:noProof/>
                                </w:rPr>
                                <w:delText>0</w:delText>
                              </w:r>
                              <w:r w:rsidDel="00206E96">
                                <w:rPr>
                                  <w:noProof/>
                                </w:rPr>
                                <w:fldChar w:fldCharType="end"/>
                              </w:r>
                            </w:del>
                            <w:ins w:id="44" w:author="Okot" w:date="2019-03-30T21:06:00Z">
                              <w:r>
                                <w:rPr>
                                  <w:noProof/>
                                </w:rPr>
                                <w:t>1</w:t>
                              </w:r>
                            </w:ins>
                            <w:r w:rsidRPr="00504618">
                              <w:t>.</w:t>
                            </w:r>
                            <w:r>
                              <w:rPr>
                                <w:noProof/>
                              </w:rPr>
                              <w:fldChar w:fldCharType="begin"/>
                            </w:r>
                            <w:r>
                              <w:rPr>
                                <w:noProof/>
                              </w:rPr>
                              <w:instrText xml:space="preserve"> SEQ Rys. \* ARABIC \s 1 </w:instrText>
                            </w:r>
                            <w:r>
                              <w:rPr>
                                <w:noProof/>
                              </w:rPr>
                              <w:fldChar w:fldCharType="separate"/>
                            </w:r>
                            <w:r>
                              <w:rPr>
                                <w:noProof/>
                              </w:rPr>
                              <w:t>1</w:t>
                            </w:r>
                            <w:r>
                              <w:rPr>
                                <w:noProof/>
                              </w:rPr>
                              <w:fldChar w:fldCharType="end"/>
                            </w:r>
                            <w:r w:rsidRPr="00504618">
                              <w:t xml:space="preserve">.  Plakaty kampanii </w:t>
                            </w:r>
                            <w:r w:rsidRPr="001B63A1">
                              <w:t>AMS</w:t>
                            </w:r>
                            <w:r w:rsidRPr="00504618">
                              <w:t xml:space="preserve"> "Jedz ostrożnie"</w:t>
                            </w:r>
                            <w:ins w:id="45" w:author="Okot" w:date="2019-03-30T21:05:00Z">
                              <w:r>
                                <w:t> </w:t>
                              </w:r>
                            </w:ins>
                            <w:del w:id="46" w:author="Okot" w:date="2019-03-30T21:05:00Z">
                              <w:r w:rsidDel="00206E96">
                                <w:delText xml:space="preserve"> </w:delText>
                              </w:r>
                            </w:del>
                            <w:r>
                              <w:t>[1].</w:t>
                            </w:r>
                          </w:p>
                          <w:p w:rsidR="003B3440" w:rsidRPr="001B63A1" w:rsidRDefault="003B3440" w:rsidP="001B63A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D7E6C0" id="_x0000_t202" coordsize="21600,21600" o:spt="202" path="m,l,21600r21600,l21600,xe">
                <v:stroke joinstyle="miter"/>
                <v:path gradientshapeok="t" o:connecttype="rect"/>
              </v:shapetype>
              <v:shape id="Pole tekstowe 1" o:spid="_x0000_s1026" type="#_x0000_t202" style="position:absolute;left:0;text-align:left;margin-left:.25pt;margin-top:399.75pt;width: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" stroked="f">
                <v:textbox style="mso-fit-shape-to-text:t" inset="0,0,0,0">
                  <w:txbxContent>
                    <w:p w:rsidR="003B3440" w:rsidRDefault="003B3440" w:rsidP="001B63A1">
                      <w:pPr>
                        <w:pStyle w:val="Legenda"/>
                      </w:pPr>
                    </w:p>
                    <w:p w:rsidR="003B3440" w:rsidRDefault="003B3440" w:rsidP="001B63A1">
                      <w:pPr>
                        <w:pStyle w:val="Legenda"/>
                      </w:pPr>
                      <w:r w:rsidRPr="00504618">
                        <w:t xml:space="preserve">Rys. </w:t>
                      </w:r>
                      <w:del w:id="47" w:author="Okot" w:date="2019-03-30T21:06:00Z">
                        <w:r w:rsidDel="00206E96">
                          <w:rPr>
                            <w:noProof/>
                          </w:rPr>
                          <w:fldChar w:fldCharType="begin"/>
                        </w:r>
                        <w:r w:rsidDel="00206E96">
                          <w:rPr>
                            <w:noProof/>
                          </w:rPr>
                          <w:delInstrText xml:space="preserve"> STYLEREF 1 \s </w:delInstrText>
                        </w:r>
                        <w:r w:rsidDel="00206E96">
                          <w:rPr>
                            <w:noProof/>
                          </w:rPr>
                          <w:fldChar w:fldCharType="separate"/>
                        </w:r>
                        <w:r w:rsidDel="00206E96">
                          <w:rPr>
                            <w:noProof/>
                          </w:rPr>
                          <w:delText>0</w:delText>
                        </w:r>
                        <w:r w:rsidDel="00206E96">
                          <w:rPr>
                            <w:noProof/>
                          </w:rPr>
                          <w:fldChar w:fldCharType="end"/>
                        </w:r>
                      </w:del>
                      <w:ins w:id="48" w:author="Okot" w:date="2019-03-30T21:06:00Z">
                        <w:r>
                          <w:rPr>
                            <w:noProof/>
                          </w:rPr>
                          <w:t>1</w:t>
                        </w:r>
                      </w:ins>
                      <w:r w:rsidRPr="00504618">
                        <w:t>.</w:t>
                      </w:r>
                      <w:r>
                        <w:rPr>
                          <w:noProof/>
                        </w:rPr>
                        <w:fldChar w:fldCharType="begin"/>
                      </w:r>
                      <w:r>
                        <w:rPr>
                          <w:noProof/>
                        </w:rPr>
                        <w:instrText xml:space="preserve"> SEQ Rys. \* ARABIC \s 1 </w:instrText>
                      </w:r>
                      <w:r>
                        <w:rPr>
                          <w:noProof/>
                        </w:rPr>
                        <w:fldChar w:fldCharType="separate"/>
                      </w:r>
                      <w:r>
                        <w:rPr>
                          <w:noProof/>
                        </w:rPr>
                        <w:t>1</w:t>
                      </w:r>
                      <w:r>
                        <w:rPr>
                          <w:noProof/>
                        </w:rPr>
                        <w:fldChar w:fldCharType="end"/>
                      </w:r>
                      <w:r w:rsidRPr="00504618">
                        <w:t xml:space="preserve">.  Plakaty kampanii </w:t>
                      </w:r>
                      <w:r w:rsidRPr="001B63A1">
                        <w:t>AMS</w:t>
                      </w:r>
                      <w:r w:rsidRPr="00504618">
                        <w:t xml:space="preserve"> "Jedz ostrożnie"</w:t>
                      </w:r>
                      <w:ins w:id="49" w:author="Okot" w:date="2019-03-30T21:05:00Z">
                        <w:r>
                          <w:t> </w:t>
                        </w:r>
                      </w:ins>
                      <w:del w:id="50" w:author="Okot" w:date="2019-03-30T21:05:00Z">
                        <w:r w:rsidDel="00206E96">
                          <w:delText xml:space="preserve"> </w:delText>
                        </w:r>
                      </w:del>
                      <w:r>
                        <w:t>[1].</w:t>
                      </w:r>
                    </w:p>
                    <w:p w:rsidR="003B3440" w:rsidRPr="001B63A1" w:rsidRDefault="003B3440" w:rsidP="001B63A1"/>
                  </w:txbxContent>
                </v:textbox>
                <w10:wrap type="topAndBottom"/>
              </v:shape>
            </w:pict>
          </mc:Fallback>
        </mc:AlternateContent>
      </w:r>
      <w:r>
        <w:rPr>
          <w:noProof/>
          <w:lang w:eastAsia="pl-PL"/>
        </w:rPr>
        <w:drawing>
          <wp:anchor distT="0" distB="0" distL="114300" distR="114300" simplePos="0" relativeHeight="251658240" behindDoc="0" locked="1" layoutInCell="1" allowOverlap="1">
            <wp:simplePos x="0" y="0"/>
            <wp:positionH relativeFrom="column">
              <wp:align>center</wp:align>
            </wp:positionH>
            <wp:positionV relativeFrom="paragraph">
              <wp:posOffset>192405</wp:posOffset>
            </wp:positionV>
            <wp:extent cx="5760000" cy="4827600"/>
            <wp:effectExtent l="190500" t="190500" r="184150" b="182880"/>
            <wp:wrapTopAndBottom/>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 Campagne.png"/>
                    <pic:cNvPicPr/>
                  </pic:nvPicPr>
                  <pic:blipFill>
                    <a:blip r:embed="rId8">
                      <a:extLst>
                        <a:ext uri="{28A0092B-C50C-407E-A947-70E740481C1C}">
                          <a14:useLocalDpi xmlns:a14="http://schemas.microsoft.com/office/drawing/2010/main" val="0"/>
                        </a:ext>
                      </a:extLst>
                    </a:blip>
                    <a:stretch>
                      <a:fillRect/>
                    </a:stretch>
                  </pic:blipFill>
                  <pic:spPr>
                    <a:xfrm>
                      <a:off x="0" y="0"/>
                      <a:ext cx="5760000" cy="48276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184E94">
        <w:t xml:space="preserve">Dlaczego takie kampanie powstają? </w:t>
      </w:r>
    </w:p>
    <w:p w:rsidR="00184E94" w:rsidRDefault="00184E94" w:rsidP="004A0117">
      <w:r>
        <w:t>Zdobywanie pokarmu jeszcze nigdy nie było tak proste. Nie trzeba wychodzić na polowanie i własnoręcznie oprawiać zdobycz</w:t>
      </w:r>
      <w:r w:rsidR="00D35317">
        <w:t>y</w:t>
      </w:r>
      <w:r>
        <w:t>. Nie trzeba mieć własnego pol</w:t>
      </w:r>
      <w:r w:rsidR="00D35317">
        <w:t>a ani ogródka, doglądać plonów,</w:t>
      </w:r>
      <w:r>
        <w:t xml:space="preserve"> przejmować się sezonowością danych warzyw czy owoców. Wystarczy pójść </w:t>
      </w:r>
      <w:r>
        <w:lastRenderedPageBreak/>
        <w:t>do pobliskiego supermarketu i, z uginających się pod ciężarem towarów półek, wybrać to, na co w danej chwili mamy ochotę. Po raz pierwszy w historii mamy do czynienia z nadprodukcją żywności i marnowaniem jej na wielka skalę. Według raportu FAO z 2013 roku na świecie rocznie marnuje się 1,3 mld ton żywności rocznie, a w samej U</w:t>
      </w:r>
      <w:r w:rsidR="008E1FD8">
        <w:t>nii Europejskiej – 88 mln ton</w:t>
      </w:r>
      <w:del w:id="51" w:author="Okot" w:date="2019-03-30T21:05:00Z">
        <w:r w:rsidR="008E1FD8" w:rsidDel="00CC34A3">
          <w:delText xml:space="preserve"> </w:delText>
        </w:r>
      </w:del>
      <w:ins w:id="52" w:author="Okot" w:date="2019-03-30T21:05:00Z">
        <w:r w:rsidR="00CC34A3">
          <w:t> </w:t>
        </w:r>
      </w:ins>
      <w:r w:rsidR="008E1FD8">
        <w:t>[2</w:t>
      </w:r>
      <w:r>
        <w:t>].</w:t>
      </w:r>
    </w:p>
    <w:p w:rsidR="000B674A" w:rsidRDefault="00184E94" w:rsidP="004A0117">
      <w:r>
        <w:t>Jednocześnie tak wielki wybór wcale nie sprawia, że odżywiamy się zdrowo. Od 1980 liczba osób dorosłych zmagających się z otyłością stale rośnie. W 2014 roku przekroczyła 600 mln na całym świecie. Paradoksalnie ogromna część tych osób c</w:t>
      </w:r>
      <w:r w:rsidR="009B124B">
        <w:t>ierpi również z niedożywienia [6</w:t>
      </w:r>
      <w:r w:rsidR="0074632D">
        <w:t>,9</w:t>
      </w:r>
      <w:r w:rsidR="00343F48">
        <w:t>], gdyż wspomniane wcześniej wypełnione półki w supermarketach wcale nie zapewniają różnorodności pożywienia. Wręcz przeciwnie – 95% sklepowej żywności opiera się na 5 produktach: mleku, cukrze, pszenicy, oleju i mięsie, które nie są w stanie zapewnić nam odpowiednich wartości odżywczych</w:t>
      </w:r>
      <w:ins w:id="53" w:author="Okot" w:date="2019-03-30T21:06:00Z">
        <w:r w:rsidR="0016203A">
          <w:t> </w:t>
        </w:r>
      </w:ins>
      <w:del w:id="54" w:author="Okot" w:date="2019-03-30T21:06:00Z">
        <w:r w:rsidR="00343F48" w:rsidDel="0016203A">
          <w:delText xml:space="preserve"> </w:delText>
        </w:r>
      </w:del>
      <w:r w:rsidR="00343F48">
        <w:t>[1</w:t>
      </w:r>
      <w:r w:rsidR="00850208">
        <w:t>3</w:t>
      </w:r>
      <w:r w:rsidR="00343F48">
        <w:t>].</w:t>
      </w:r>
    </w:p>
    <w:p w:rsidR="000B674A" w:rsidRDefault="000B674A" w:rsidP="004A0117"/>
    <w:p w:rsidR="000B1989" w:rsidRDefault="000B1989" w:rsidP="004A0117"/>
    <w:p w:rsidR="000B674A" w:rsidRDefault="000B1989" w:rsidP="000B1989">
      <w:pPr>
        <w:pStyle w:val="Legenda"/>
      </w:pPr>
      <w:r>
        <w:rPr>
          <w:noProof/>
          <w:lang w:eastAsia="pl-PL"/>
        </w:rPr>
        <w:drawing>
          <wp:anchor distT="0" distB="0" distL="114300" distR="114300" simplePos="0" relativeHeight="251661312" behindDoc="0" locked="0" layoutInCell="1" allowOverlap="1">
            <wp:simplePos x="0" y="0"/>
            <wp:positionH relativeFrom="column">
              <wp:align>center</wp:align>
            </wp:positionH>
            <wp:positionV relativeFrom="paragraph">
              <wp:posOffset>0</wp:posOffset>
            </wp:positionV>
            <wp:extent cx="5760000" cy="3682800"/>
            <wp:effectExtent l="190500" t="190500" r="184150" b="184785"/>
            <wp:wrapTopAndBottom/>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zrostOtyłości.png"/>
                    <pic:cNvPicPr/>
                  </pic:nvPicPr>
                  <pic:blipFill>
                    <a:blip r:embed="rId9">
                      <a:extLst>
                        <a:ext uri="{28A0092B-C50C-407E-A947-70E740481C1C}">
                          <a14:useLocalDpi xmlns:a14="http://schemas.microsoft.com/office/drawing/2010/main" val="0"/>
                        </a:ext>
                      </a:extLst>
                    </a:blip>
                    <a:stretch>
                      <a:fillRect/>
                    </a:stretch>
                  </pic:blipFill>
                  <pic:spPr>
                    <a:xfrm>
                      <a:off x="0" y="0"/>
                      <a:ext cx="5760000" cy="36828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Rys. 1.2. Wzrost odsetku dorosłych cierpiących na otyłość na świecie i poszczególnych ko</w:t>
      </w:r>
      <w:r w:rsidR="008E1FD8">
        <w:t>ntynentach w kolejnych latach</w:t>
      </w:r>
      <w:ins w:id="55" w:author="Okot" w:date="2019-03-30T21:06:00Z">
        <w:r w:rsidR="0016203A">
          <w:t> </w:t>
        </w:r>
      </w:ins>
      <w:del w:id="56" w:author="Okot" w:date="2019-03-30T21:06:00Z">
        <w:r w:rsidR="008E1FD8" w:rsidDel="0016203A">
          <w:delText xml:space="preserve"> </w:delText>
        </w:r>
      </w:del>
      <w:r w:rsidR="008E1FD8">
        <w:t>[6</w:t>
      </w:r>
      <w:r>
        <w:t>].</w:t>
      </w:r>
    </w:p>
    <w:p w:rsidR="000B674A" w:rsidRDefault="000B674A" w:rsidP="004A0117"/>
    <w:p w:rsidR="004A0117" w:rsidRDefault="004A0117" w:rsidP="004A0117">
      <w:pPr>
        <w:rPr>
          <w:lang w:eastAsia="pl-PL"/>
        </w:rPr>
      </w:pPr>
      <w:r>
        <w:t xml:space="preserve">Jak głosi jeden z plakatów kampanii „Jedz ostrożnie”, w Polsce problem nadwagi dotyczy 36,6% </w:t>
      </w:r>
      <w:r w:rsidR="008E1FD8">
        <w:t>dorosłych, a otyłości – 16,7%</w:t>
      </w:r>
      <w:del w:id="57" w:author="Okot" w:date="2019-03-30T21:06:00Z">
        <w:r w:rsidR="008E1FD8" w:rsidDel="0016203A">
          <w:delText xml:space="preserve"> </w:delText>
        </w:r>
      </w:del>
      <w:ins w:id="58" w:author="Okot" w:date="2019-03-30T21:06:00Z">
        <w:r w:rsidR="0016203A">
          <w:t> </w:t>
        </w:r>
      </w:ins>
      <w:r w:rsidR="008E1FD8">
        <w:t>[5</w:t>
      </w:r>
      <w:r>
        <w:t>].</w:t>
      </w:r>
    </w:p>
    <w:p w:rsidR="004A0117" w:rsidRDefault="004A0117" w:rsidP="004A0117">
      <w:r>
        <w:lastRenderedPageBreak/>
        <w:t xml:space="preserve">Kampanie, takie jak przedstawiona na początku rozdziału, mają zwrócić </w:t>
      </w:r>
      <w:r w:rsidR="007605EA">
        <w:t>uwagę na problem otyłości i</w:t>
      </w:r>
      <w:r>
        <w:t xml:space="preserve"> nadwagi oraz zachęcić ludzi do odżywiania się w zdrowszy sposób. Niestety, efekty nie zawsze są zgodne z oczekiwaniami.</w:t>
      </w:r>
    </w:p>
    <w:p w:rsidR="004A0117" w:rsidRDefault="004A0117" w:rsidP="004A0117">
      <w:r>
        <w:t>W naturze człowieka nie le</w:t>
      </w:r>
      <w:r w:rsidR="007605EA">
        <w:t>ży ciężka i systematyczna praca. Z</w:t>
      </w:r>
      <w:r>
        <w:t xml:space="preserve">amiast tego woli skorzystać z drogi na skróty, jeśli tylko taka istnieje. Dlatego od końca XX wieku możemy obserwować wysyp cudownych specyfików – proszków, ziół, koktajli – które rzekomo wystarczy codziennie zażywać, a waga sama będzie spadać (w rzeczywistości jedyne co ulega redukcji to stan naszego konta) oraz diet cudów (np.: </w:t>
      </w:r>
      <w:r w:rsidR="00343F48">
        <w:t>Dukana, 1000 kalorii, Atkinsa</w:t>
      </w:r>
      <w:r>
        <w:t>, South Beach, Kopenhaska). Wszystkie charakteryzują się tym, że początkowo, owszem, przynoszą czasem wręcz spektakularne efekty, natomiast kiedy tylko przestaniemy je stosować i wrócimy do naszego poprzedniego sposobu odżywiania, waga wraca ze zdwojoną siłą (tak zwany efekt jo-jo), a oprócz przyrostu wagi narażamy się na inne przykre konsekwencje takie jak: spowolnienie metabolizmu, wypadające włosy oraz osłabione, łamliwe paznokcie, obniżenie nastroju, drażliwość, pogorszenie cery i stanu skóry, zmniejszenie masy mięśniowej (zamiast tkanki tłuszczowej), obniżenie odporności, obciążenie nerek i wątroby, anemia oraz, u kobiet, zaburzenia miesiączkowania.</w:t>
      </w:r>
    </w:p>
    <w:p w:rsidR="004A0117" w:rsidRDefault="004A0117" w:rsidP="004A0117">
      <w:r>
        <w:t>Tymczasem dieta to nie, jak chcieliby nam wmówić chcący się wzbogacić na naszej chorobie pseudo</w:t>
      </w:r>
      <w:r w:rsidR="007605EA">
        <w:t>-</w:t>
      </w:r>
      <w:r>
        <w:t>specjaliści, magiczny sposób odżywiania wykluczający całą gamę rzekomo niezdrowych pokarmów, zastępujący je wybranym, specjalnym składnikiem</w:t>
      </w:r>
      <w:r w:rsidR="007605EA">
        <w:t>, gwarantującym redukcję, tylko</w:t>
      </w:r>
      <w:r>
        <w:t xml:space="preserve"> z greckiego „</w:t>
      </w:r>
      <w:r w:rsidRPr="007605EA">
        <w:rPr>
          <w:i/>
        </w:rPr>
        <w:t>díaita</w:t>
      </w:r>
      <w:r>
        <w:t xml:space="preserve">” (sposób życia), oparty na zasadach dietetyki sposób żywienia się człowieka, charakteryzujący się ustalonym pod </w:t>
      </w:r>
      <w:r w:rsidR="00B06A83">
        <w:t>względem jakości</w:t>
      </w:r>
      <w:r>
        <w:t>, ilości i urozmaicenia doborem pokarmów, dostosowanym do potrzeb organizmu. Kluczowy jest z</w:t>
      </w:r>
      <w:r w:rsidR="007605EA">
        <w:t>wrot „sposób życia”, który słusznie</w:t>
      </w:r>
      <w:r>
        <w:t xml:space="preserve"> sugeruje, że dieta to nie coś chwilowego, a zbiór nawyków, które powinniśmy poznać, wdro</w:t>
      </w:r>
      <w:r w:rsidR="008E1FD8">
        <w:t>żyć i stosować do końca życia</w:t>
      </w:r>
      <w:del w:id="59" w:author="Okot" w:date="2019-03-30T21:06:00Z">
        <w:r w:rsidR="008E1FD8" w:rsidDel="0016203A">
          <w:delText xml:space="preserve"> </w:delText>
        </w:r>
      </w:del>
      <w:ins w:id="60" w:author="Okot" w:date="2019-03-30T21:06:00Z">
        <w:r w:rsidR="0016203A">
          <w:t> </w:t>
        </w:r>
      </w:ins>
      <w:r w:rsidR="008E1FD8">
        <w:t>[3</w:t>
      </w:r>
      <w:r>
        <w:t>].</w:t>
      </w:r>
    </w:p>
    <w:p w:rsidR="004A0117" w:rsidRDefault="004A0117" w:rsidP="004A0117">
      <w:r>
        <w:t xml:space="preserve">Media z upodobaniem demaskują negatywne efekty kolejnych diet cudów. Sprawia to, że ludzie stają się ostrożniejsi i coraz chętniej zamiast porywać się na pierwszy znaleziony w </w:t>
      </w:r>
      <w:r w:rsidR="007605EA">
        <w:t>Internecie</w:t>
      </w:r>
      <w:r>
        <w:t xml:space="preserve"> przepis na zdrową i szczupłą sylwetkę, korzystają z fachowej pomocy – opieki dietetyka. Niestety, nie zawsze za osobą tytułującą się tym mianem idzie fachowa wiedza i profesjonalizm. </w:t>
      </w:r>
    </w:p>
    <w:p w:rsidR="004A0117" w:rsidRDefault="004A0117" w:rsidP="004A0117">
      <w:r>
        <w:t>Pomimo tego, że coraz częściej i głośniej mówi się o problemie otyłości i niezdrowego odżywiania wśród Polaków, jest bardzo niewiele ośrodków, które mają kontrakt lekarza dietetyki w ramach NFZ. Skierowania są wydawane wyłącznie osobom niezbędnie wymagającym tego rodzaju pomocy - cukrzykom, osobom otyłym, osobom cierpiącym na anoreksję. Profilaktyka otyłości nie jest refundowana</w:t>
      </w:r>
      <w:ins w:id="61" w:author="Okot" w:date="2019-03-30T21:06:00Z">
        <w:r w:rsidR="0016203A">
          <w:t> </w:t>
        </w:r>
      </w:ins>
      <w:del w:id="62" w:author="Okot" w:date="2019-03-30T21:06:00Z">
        <w:r w:rsidDel="0016203A">
          <w:delText xml:space="preserve"> </w:delText>
        </w:r>
      </w:del>
      <w:r>
        <w:t>[</w:t>
      </w:r>
      <w:r w:rsidR="008E1FD8">
        <w:t>4</w:t>
      </w:r>
      <w:r>
        <w:t>].</w:t>
      </w:r>
    </w:p>
    <w:p w:rsidR="004A0117" w:rsidRDefault="004A0117" w:rsidP="004A0117">
      <w:r>
        <w:lastRenderedPageBreak/>
        <w:t xml:space="preserve">Trochę lepiej wygląda sytuacja w prywatnej służbie zdrowia. W Lux Medzie przy odrobinie szczęścia na wizytę można się umówić niemalże od ręki. Chociaż większość podstawowych pakietów nie obejmuje konsultacji dietetycznych, to koszt nie jest przesadnie wysoki – 120 zł za wizytę na terenie Warszawy. Problem leży w długości trwania wizyty – na jednego pacjenta przewidziane jest 15 minut. Jest to czas zdecydowanie niewystarczający na zebranie kompletnego wywiadu na temat nawyków i preferencji żywieniowych pacjenta, jego trybu życia, stanu zdrowia, oczekiwań wobec diety i dietetyka oraz na przeprowadzenie niezbędnych pomiarów. W trakcie spotkania dietetyk udzieli kilku wskazówek, </w:t>
      </w:r>
      <w:r w:rsidR="007605EA">
        <w:t xml:space="preserve">często </w:t>
      </w:r>
      <w:r>
        <w:t>nie zagłębiając się w tłumaczenie dlaczego tak a nie inaczej należy postępować oraz wręczy przygotowany zestaw materiałów zawierający m.in.: listy produktów zalecanych, zakazanych oraz dopuszczalnych w niewielkich ilościach, jednak bardziej szczegółowe wytyczne będą wysłane w mailu. Po kilku dniach od wizyty pacjent otrzymuje maila z rozpisanym jadłospisem na 7 dni do stosowania przez 2 tygodnie oraz sugestią umówienia wizyty kontrolnej po tym czasie</w:t>
      </w:r>
      <w:r w:rsidR="007605EA">
        <w:t>. Niestety, jadłospis rzadko kiedy</w:t>
      </w:r>
      <w:r>
        <w:t xml:space="preserve"> uwzględni</w:t>
      </w:r>
      <w:r w:rsidR="007605EA">
        <w:t>a preferencje smakowe, alergie</w:t>
      </w:r>
      <w:r>
        <w:t xml:space="preserve"> (w moim zawarte były na przykład migdały na które jestem silnie uczulona) czy zdolności kulinarne pacjenta. Nie zawiera także informacji o kaloryczności posiłków, wartościach odżywczych ani sugestii zamienników. </w:t>
      </w:r>
    </w:p>
    <w:p w:rsidR="004A0117" w:rsidRDefault="004A0117" w:rsidP="004A0117">
      <w:r>
        <w:t>Nic dziwnego, że w ostatnich latach intensywnie zaczął rozwijać się rynek prywatnych gabinetów dietetycznych</w:t>
      </w:r>
      <w:r w:rsidR="00BA0EF7">
        <w:t xml:space="preserve">, gdzie na wstępną konsultację rezerwuje się </w:t>
      </w:r>
      <w:r>
        <w:t xml:space="preserve">godzinę, spotkania kontrole </w:t>
      </w:r>
      <w:r w:rsidR="00BA0EF7">
        <w:t xml:space="preserve">trwają </w:t>
      </w:r>
      <w:r>
        <w:t xml:space="preserve">od 15 do 30 minut w zależności od potrzeby, czynione są nie tylko pomiary wagi, ale również obwodów, procentowej zawartości tłuszczu w </w:t>
      </w:r>
      <w:r w:rsidR="00BA0EF7">
        <w:t>organizmie jako</w:t>
      </w:r>
      <w:r>
        <w:t xml:space="preserve"> całości oraz w poszczególnych częściach ciała a czasem także inne w zależności od zaawansowania technicznego zakupionego do gabinetu sprzętu. Miły specjalista wszystko dokładnie tłumaczy i odpowiada uspokajająco na każde pyt</w:t>
      </w:r>
      <w:r w:rsidR="00BA0EF7">
        <w:t>anie. Pacjent dostaje</w:t>
      </w:r>
      <w:r>
        <w:t xml:space="preserve"> rozpisaną dietę, najczęściej na dwa tygodnie, po których następuje kontrola i ponowne pomiary. Jadłospis jest elastyczny, uwzględnia różne zachcianki pacjenta, łącznie z miłością do fast foodów raz na jakiś czas czy koniecznością żywienia się w restauracjach. Wytyczne często zawierają również szczegółowe informacje o kaloryczności i wartościach odżywczych do których należy dążyć. W Warszawie koszt pierwszej wizyty waha się między 120 a 200 zł, konsultacje kontrol</w:t>
      </w:r>
      <w:r w:rsidR="00BA0EF7">
        <w:t>ne są nieco tańsze. N</w:t>
      </w:r>
      <w:r>
        <w:t>a pierwszy rzut oka wszystko wygląda dużo bardziej profesjonalnie niż we wcześniej omawianych przypadkach. Niestety, bywa daleko do ideału.</w:t>
      </w:r>
    </w:p>
    <w:p w:rsidR="004A0117" w:rsidRDefault="004A0117" w:rsidP="004A0117">
      <w:r>
        <w:t xml:space="preserve">Chociaż wiele uczelni oferuje kierunki dietetyczne, skończenie studiów wcale nie jest wymagane, żeby otworzyć własną działalność. Ze względu na szeroką dostępność materiałów edukacyjnych, wysoki popyt na usługi, wiele niewykształconych osób zwietrzyło pomysł na </w:t>
      </w:r>
      <w:r>
        <w:lastRenderedPageBreak/>
        <w:t xml:space="preserve">biznes i udziela płatnych porad chociażby przez </w:t>
      </w:r>
      <w:r w:rsidR="00BA0EF7">
        <w:t>Internet</w:t>
      </w:r>
      <w:r>
        <w:t xml:space="preserve"> po przeczytaniu kilku książek albo ukończeniu weekendowego kursu. Dla przeciętnego Polaka, który woli zaoszczędzić pieniądze i nie ma czasu na sprawdzanie wiarygodności takiego „specjalisty” jest to kolejna pułapka.</w:t>
      </w:r>
    </w:p>
    <w:p w:rsidR="004A0117" w:rsidRDefault="004A0117" w:rsidP="004A0117">
      <w:r>
        <w:t xml:space="preserve">Ale nawet jeśli trafimy do dyplomowanego dietetyka, niekoniecznie będzie to osoba wystarczająco kompetentna by nam pomóc. Wielu zawodowców udziela porad i rozpisuje diety, nie przeprowadzając najpierw wywiadu zdrowotnego ani nie zlecając podstawowych badań typu pełna morfologia. Tymczasem często przyczyny otyłości nie leżą wyłącznie w złym żywieniu, ale w chorobach cywilizacyjnych mających w nim źródło, które zdążyły się w międzyczasie rozwinąć albo zaburzeniach hormonalnych – czasami okazuje się, że do naprawienia metabolizmu potrzebna jest nie tylko pomoc </w:t>
      </w:r>
      <w:r w:rsidR="00BA0EF7">
        <w:t>dietetyka, ale</w:t>
      </w:r>
      <w:r>
        <w:t xml:space="preserve"> również endokrynologa. Sama odbiłam się od kilku dietetyków, straciłam dwa lata i kilka tysięcy złotych zanim trafiłam na profesjonalistkę, która pomogła mnie prawidłowo zdiagnozować.</w:t>
      </w:r>
    </w:p>
    <w:p w:rsidR="004A0117" w:rsidRDefault="004A0117" w:rsidP="004A0117">
      <w:r>
        <w:t>Jednak dieta, to nie tylko potrzeba redukcji wagi. Często do dietetyków trafiają osoby, które mają odpowiednią sylwetkę, chcą jednak profilaktycznie poprawić swoje nawyki żywieniowe oraz dowiedzieć się, jak się prawidłowo odżywiać. Kolejną grupę pacjentów stanowią osoby, które pragną przybrać na wadze oraz sportowcy, którzy budują masę i potrzebują podeprzeć treningi odpowiednią dietą (</w:t>
      </w:r>
      <w:r w:rsidR="00BA0EF7">
        <w:t>chociaż ci częściej oddają się opiece</w:t>
      </w:r>
      <w:r>
        <w:t xml:space="preserve"> trenerów personalnych odpowiadających jednocześnie za rozpisanie treningów i jadłospisów). Większości osób wydaje się, że zasady prawidłowego odżywiania to zaawansowana czarna magia, wiedza tajemna, do której dostęp mają tylko nieliczni. Tymczasem to nie do końca prawda. </w:t>
      </w:r>
    </w:p>
    <w:p w:rsidR="004A0117" w:rsidRDefault="004A0117" w:rsidP="004A0117">
      <w:r>
        <w:t xml:space="preserve">Organizm człowieka pod pewnymi względami działa jak sprawnie zaprojektowana i zaprogramowana maszyna. Żeby działał poprawnie, muszą być spełnione pewne warunki, a konkretniej musi być dostarczona odpowiednia ilość substancji odżywczych. I chociaż mówi się, że dla każdego dieta powinna być indywidualnie dopasowana, to lekarze już dawno opracowali normy zapotrzebowania dla konkretnych grup wiekowych z podziałem na płeć, które są wystarczającymi wytycznymi dla przeciętnego człowieka </w:t>
      </w:r>
      <w:r w:rsidR="00C33982">
        <w:t>niechorującego</w:t>
      </w:r>
      <w:r>
        <w:t xml:space="preserve"> na specyficzne przypadłości, które zmieniałyby zapotrzebowanie na konkretne substancje. W dodatku na rynku dostępne jest całe mnóstwo publikacji przybliżających zasady zdrowego odżywiania, które często dostarczają o wiele bardziej aktualnej wiedzy, niż dietetyk, któ</w:t>
      </w:r>
      <w:r w:rsidR="00C33982">
        <w:t>ry skończył studia 30 lat temu, ale</w:t>
      </w:r>
      <w:r>
        <w:t xml:space="preserve"> niekoniecznie śledzi najnowsze badania i aktualizuje swoją wiedzę. Nie trzeba być studentem dietetyki ani kierunków pokrewnych, żeby mieć do nich dostęp - chociaż warto zwracać uwagę na wydawnictwo, które wydało daną książkę oraz sprawdzić kompetencje jej autora.</w:t>
      </w:r>
    </w:p>
    <w:p w:rsidR="004A0117" w:rsidRDefault="004A0117" w:rsidP="004A0117">
      <w:r>
        <w:lastRenderedPageBreak/>
        <w:t xml:space="preserve">Uzbrojony w wiedzę człowiek może z łatwością kontrolować poprawność swojego </w:t>
      </w:r>
      <w:r w:rsidR="00463CF2">
        <w:t xml:space="preserve">sposobu </w:t>
      </w:r>
      <w:r>
        <w:t>odżywiania. Na najbardziej podstawowym poziomie wystarczy notes, długopis, waga kuchenna i wydrukowane lub wyświetlone tabele wartości odżywczych z dobrego źródła. Żyjemy jednak</w:t>
      </w:r>
      <w:r w:rsidR="00C33982">
        <w:t xml:space="preserve"> w czasach rozwoju technologii, więc</w:t>
      </w:r>
      <w:r>
        <w:t xml:space="preserve"> wszystko można zrobić szybciej, prościej i wygodniej przy użyciu k</w:t>
      </w:r>
      <w:r w:rsidR="00C33982">
        <w:t>omputera, a nawet telefonu, w związku z czym</w:t>
      </w:r>
      <w:r>
        <w:t xml:space="preserve"> powstało mnóstwo stron internetowych i aplikacji pomagających w prowadzeniu obliczeń. Niestety, narzędzia te najczęści</w:t>
      </w:r>
      <w:r w:rsidR="00463CF2">
        <w:t>ej skupiają się niemal zawsze</w:t>
      </w:r>
      <w:r>
        <w:t xml:space="preserve"> na obliczaniu tylko i wyłącznie kaloryczności posiłków, co, owszem, jest informacją potrzebną, ale niewystarczającą do zweryfikowania poprawności diety.</w:t>
      </w:r>
    </w:p>
    <w:p w:rsidR="004A0117" w:rsidRDefault="004A0117" w:rsidP="004A0117">
      <w:r>
        <w:t>Stąd pomysł, żeby wykorzystać wiedzę, którą zdobyłam w trakcie własnej, długiej walki z różnymi dietami, dietetykami oraz swoim organizmem i przekuć ją w narzędzie, które dostarczy pełnego spektrum informacji o stosowanym odżywianiu, pozwalając zaoszczędzić mnóstwo czasu, nerwów i pieniędzy.</w:t>
      </w:r>
    </w:p>
    <w:p w:rsidR="004A0117" w:rsidRDefault="004A0117" w:rsidP="004A0117">
      <w:r>
        <w:t>Jednocześn</w:t>
      </w:r>
      <w:r w:rsidR="00463CF2">
        <w:t>ie należy podkreślić, że nie będzie</w:t>
      </w:r>
      <w:r>
        <w:t xml:space="preserve"> to specjalistyczne narzędzie diagnostyczne, nie zastąpi wizyty u specjalisty. Dostarczy jedynie obiektywnych danych liczbowych na temat norm przyjętych dla statystycznego obywatela danej płci i w danym wieku oraz o w</w:t>
      </w:r>
      <w:r w:rsidR="00463CF2">
        <w:t>artościach odżywczych dostarczanych</w:t>
      </w:r>
      <w:r>
        <w:t xml:space="preserve"> w spożywanych pokarmach.</w:t>
      </w:r>
    </w:p>
    <w:p w:rsidR="004A0117" w:rsidRDefault="004A0117" w:rsidP="004A0117"/>
    <w:p w:rsidR="004A0117" w:rsidRDefault="004A0117" w:rsidP="008E3994">
      <w:pPr>
        <w:pStyle w:val="Podtytu"/>
      </w:pPr>
      <w:bookmarkStart w:id="63" w:name="_Toc2271887"/>
      <w:r>
        <w:t xml:space="preserve">1.2. Cel i </w:t>
      </w:r>
      <w:r w:rsidRPr="008E3994">
        <w:t>zakres</w:t>
      </w:r>
      <w:r>
        <w:t xml:space="preserve"> pracy</w:t>
      </w:r>
      <w:bookmarkEnd w:id="63"/>
    </w:p>
    <w:p w:rsidR="004A0117" w:rsidRDefault="004A0117" w:rsidP="004A0117"/>
    <w:p w:rsidR="004A0117" w:rsidRDefault="004A0117" w:rsidP="004A0117">
      <w:r>
        <w:t>Celem pracy jest zebranie informacji na temat prawidłowego bilansowania żywienia człowieka, przeanalizowanie dostępnych na rynku narzędzi wspomagających analizę codziennej diety, sformułowanie wymagań w stosunku do nowo powstającej aplikacji, projekt oraz pełna implementacja tejże oraz jej testy.</w:t>
      </w:r>
    </w:p>
    <w:p w:rsidR="004A0117" w:rsidRDefault="004A0117" w:rsidP="004A0117">
      <w:r>
        <w:t>Rozpoczęłam pracę od zapoznania się z rekomendowanymi lekturami z dziedziny dietetyki i żywienia człowieka, żeby mieć pewność, że moja wiedza jest jak najbardziej aktualna.</w:t>
      </w:r>
    </w:p>
    <w:p w:rsidR="004A0117" w:rsidRDefault="004A0117" w:rsidP="004A0117">
      <w:r>
        <w:t>Następnie przetestowałam najpopularniejsze rozwiązania na rynku, dostępne dla przeciętnego użytkownika (nie interesowały mnie aplikacje przeznaczone stricte dla lekarzy dietetyków). Chciałam dokładnie zrozumieć ich wady oraz zalety, żeby przygotować produkt, który unikałby tych pierwszych jednocześnie wykorzystując te drugie jako wzorce.</w:t>
      </w:r>
    </w:p>
    <w:p w:rsidR="004A0117" w:rsidRDefault="004A0117" w:rsidP="004A0117">
      <w:r>
        <w:t>Posiadłszy wiedzę z dziedziny problemu, mogłam sformułować podstawowe założenia projektu takie jak:</w:t>
      </w:r>
    </w:p>
    <w:p w:rsidR="004A0117" w:rsidRPr="004C73C2" w:rsidRDefault="004A0117" w:rsidP="004C73C2">
      <w:pPr>
        <w:pStyle w:val="Akapitzlist"/>
        <w:numPr>
          <w:ilvl w:val="0"/>
          <w:numId w:val="7"/>
        </w:numPr>
      </w:pPr>
      <w:r w:rsidRPr="004C73C2">
        <w:lastRenderedPageBreak/>
        <w:t>część obliczeniowa aplikacji, która na podst</w:t>
      </w:r>
      <w:r w:rsidR="004C73C2" w:rsidRPr="004C73C2">
        <w:t xml:space="preserve">awie danych wprowadzonych przez </w:t>
      </w:r>
      <w:r w:rsidRPr="004C73C2">
        <w:t>użytkownika i wzorów stosowanych w dietetyce wylicza zapotrzebowanie na składniki odżywcze dla danego osobnika</w:t>
      </w:r>
    </w:p>
    <w:p w:rsidR="004A0117" w:rsidRPr="004C73C2" w:rsidRDefault="004A0117" w:rsidP="004C73C2">
      <w:pPr>
        <w:pStyle w:val="Akapitzlist"/>
        <w:numPr>
          <w:ilvl w:val="0"/>
          <w:numId w:val="7"/>
        </w:numPr>
      </w:pPr>
      <w:r w:rsidRPr="004C73C2">
        <w:t>podstawowa funkcjonalność aplikacji, czyli dobrze zaprojektowany interfejs, który pozwoli użytkownikowi w wygodny sposób wprowadzać dane na temat jego codziennych posiłków</w:t>
      </w:r>
    </w:p>
    <w:p w:rsidR="004A0117" w:rsidRPr="004C73C2" w:rsidRDefault="004A0117" w:rsidP="004C73C2">
      <w:pPr>
        <w:pStyle w:val="Akapitzlist"/>
        <w:numPr>
          <w:ilvl w:val="0"/>
          <w:numId w:val="7"/>
        </w:numPr>
      </w:pPr>
      <w:r w:rsidRPr="004C73C2">
        <w:t>część analityczna aplikacji, która na podstawie informacji dostarczonych prz</w:t>
      </w:r>
      <w:r w:rsidR="004C73C2">
        <w:t>ez użytkownika będzie zwracać</w:t>
      </w:r>
      <w:r w:rsidRPr="004C73C2">
        <w:t xml:space="preserve"> informacje czy jego sposób odżywiania dostarcza mu niezbędnych wartości odżywczych.</w:t>
      </w:r>
    </w:p>
    <w:p w:rsidR="004A0117" w:rsidRDefault="004A0117" w:rsidP="004A0117">
      <w:r>
        <w:t>Jednocześnie</w:t>
      </w:r>
      <w:r w:rsidR="004C73C2">
        <w:t xml:space="preserve"> zadecydowałam, że chcę zbudować</w:t>
      </w:r>
      <w:r>
        <w:t xml:space="preserve"> aplikację samowystarczalną – niewymagającą nadzoru zewnętrznego administratora.</w:t>
      </w:r>
    </w:p>
    <w:p w:rsidR="004A0117" w:rsidRDefault="004C73C2" w:rsidP="004A0117">
      <w:r>
        <w:t>Wiedziałam, że chcę wykonać</w:t>
      </w:r>
      <w:r w:rsidR="004A0117">
        <w:t xml:space="preserve"> aplikację webową oraz że największym wyzwaniem będzie stworzenie odpowiedniej bazy danych podstawowych produktów żywieniowych. Wybór technologii implementacji był kwestią drugorzędną.</w:t>
      </w:r>
    </w:p>
    <w:p w:rsidR="004A0117" w:rsidRDefault="004A0117" w:rsidP="004A0117">
      <w:r>
        <w:t>Oprócz standardowych testów funkcjonalnych czy obciążeniowych, chciałam przetestować realne skutki używania aplikacji. Dlatego po napisaniu systemu, poświęciłam kilka tygodni i wraz z ochotnikiem systematycznie z niej korzystałam, przeprowadzając w trakcie korzystania regularne badania zewnętrzne (pomiar wagi, obwodów, badania krwi). Miałam nadzieję, że pomoże to sformułować bardziej wyczerpujące i lepiej udokumentowane wnioski końcowe.</w:t>
      </w:r>
    </w:p>
    <w:p w:rsidR="004A0117" w:rsidRDefault="004A0117" w:rsidP="004A0117">
      <w:r>
        <w:t xml:space="preserve">Wnioski te wraz z przemyśleniami na temat potencjalnego dalszego rozwoju aplikacji będą stanowiły ostatnią cześć pracy. </w:t>
      </w:r>
    </w:p>
    <w:p w:rsidR="00184E94" w:rsidRDefault="00184E94" w:rsidP="00184E94"/>
    <w:p w:rsidR="008930C1" w:rsidRDefault="008930C1" w:rsidP="00D41DF6">
      <w:pPr>
        <w:rPr>
          <w:lang w:eastAsia="pl-PL"/>
        </w:rPr>
      </w:pPr>
    </w:p>
    <w:p w:rsidR="00D41DF6" w:rsidRPr="00D41DF6" w:rsidRDefault="00D41DF6" w:rsidP="00D41DF6"/>
    <w:p w:rsidR="00AB29B4" w:rsidRDefault="00AB29B4">
      <w:pPr>
        <w:spacing w:after="160" w:line="259" w:lineRule="auto"/>
        <w:ind w:firstLine="0"/>
        <w:jc w:val="left"/>
        <w:rPr>
          <w:rFonts w:eastAsiaTheme="majorEastAsia" w:cstheme="majorBidi"/>
          <w:b/>
          <w:smallCaps/>
          <w:sz w:val="28"/>
          <w:szCs w:val="32"/>
          <w:highlight w:val="lightGray"/>
        </w:rPr>
      </w:pPr>
      <w:r>
        <w:rPr>
          <w:highlight w:val="lightGray"/>
        </w:rPr>
        <w:br w:type="page"/>
      </w:r>
    </w:p>
    <w:p w:rsidR="00E375D2" w:rsidRDefault="00691791" w:rsidP="00691791">
      <w:pPr>
        <w:pStyle w:val="Nagwek1"/>
      </w:pPr>
      <w:bookmarkStart w:id="64" w:name="_Toc2271888"/>
      <w:r>
        <w:lastRenderedPageBreak/>
        <w:t xml:space="preserve">2. </w:t>
      </w:r>
      <w:r w:rsidR="00E375D2">
        <w:t>analiza dziedziny</w:t>
      </w:r>
      <w:bookmarkEnd w:id="64"/>
    </w:p>
    <w:p w:rsidR="00AB29B4" w:rsidRDefault="00AB29B4" w:rsidP="00AB29B4"/>
    <w:p w:rsidR="00B01638" w:rsidRDefault="001D2D07" w:rsidP="00AB29B4">
      <w:r>
        <w:t>Najważniejszym etapem przed rozpoczęciem projektowani</w:t>
      </w:r>
      <w:r w:rsidR="00B01638">
        <w:t>a</w:t>
      </w:r>
      <w:r>
        <w:t xml:space="preserve"> aplikacji jest solidne rozeznanie się w temacie. Należy zarówno zdobyć przynajmniej podstawową wiedzę z dziedziny, której dotyczy projekt</w:t>
      </w:r>
      <w:r w:rsidR="00B01638">
        <w:t>,</w:t>
      </w:r>
      <w:r>
        <w:t xml:space="preserve"> żeby uniknąć błędów merytorycznych w założeniach, jak i poznać podobne aplikacje, żeby stworzyć produkt, który </w:t>
      </w:r>
      <w:r w:rsidR="00B01638">
        <w:t>będzie stanowił konkurencję dla obecnych już na rynku rozwiązań.</w:t>
      </w:r>
    </w:p>
    <w:p w:rsidR="00AB29B4" w:rsidRDefault="00B01638" w:rsidP="00AB29B4">
      <w:r>
        <w:t xml:space="preserve">Tym zagadnieniom zostanie poświęcony niniejszy rozdział. </w:t>
      </w:r>
      <w:r w:rsidR="001D2D07">
        <w:t xml:space="preserve"> </w:t>
      </w:r>
    </w:p>
    <w:p w:rsidR="00691791" w:rsidRDefault="00691791" w:rsidP="00AB29B4"/>
    <w:p w:rsidR="00691791" w:rsidRDefault="00691791" w:rsidP="00691791">
      <w:pPr>
        <w:pStyle w:val="Podtytu"/>
      </w:pPr>
      <w:bookmarkStart w:id="65" w:name="_Toc2271889"/>
      <w:r>
        <w:t>2.</w:t>
      </w:r>
      <w:r w:rsidR="00E542DB">
        <w:t>1</w:t>
      </w:r>
      <w:r>
        <w:t>. Aby żyć trzeba jeść – wstęp do żywienia człowieka</w:t>
      </w:r>
      <w:bookmarkEnd w:id="65"/>
    </w:p>
    <w:p w:rsidR="00691791" w:rsidRDefault="00691791" w:rsidP="00AB29B4"/>
    <w:p w:rsidR="00175531" w:rsidRDefault="00175531" w:rsidP="00175531">
      <w:r>
        <w:t xml:space="preserve">Jak zostało wspomniane we wstępie, organizm zdrowego człowieka i procesy metaboliczne w nim zachodzące można przyrównać do dobrze zaprojektowanego i zaprogramowanego urządzenia. W niniejszym </w:t>
      </w:r>
      <w:r w:rsidR="008E5667">
        <w:t>pod</w:t>
      </w:r>
      <w:r>
        <w:t>rozdziale zostanie przybliżone jak dokładnie wyglądają te procesy, jakie zmienne należy uwzględnić wyliczając zapotrzebowanie na składniki odżywcze oraz czym dokła</w:t>
      </w:r>
      <w:r w:rsidR="008E5667">
        <w:t>dnie są poszczególne składniki,</w:t>
      </w:r>
      <w:r>
        <w:t xml:space="preserve"> czemu służą</w:t>
      </w:r>
      <w:r w:rsidR="008E5667">
        <w:t xml:space="preserve"> i dlaczego prawidłowe bilansowanie diety jest takie istotne</w:t>
      </w:r>
      <w:r>
        <w:t>.</w:t>
      </w:r>
    </w:p>
    <w:p w:rsidR="009B124B" w:rsidRDefault="009B124B" w:rsidP="00175531"/>
    <w:p w:rsidR="009B124B" w:rsidRDefault="009B124B" w:rsidP="009B124B">
      <w:pPr>
        <w:pStyle w:val="Nagwek2"/>
      </w:pPr>
      <w:r>
        <w:t>2.2.1. Energia</w:t>
      </w:r>
      <w:r w:rsidR="00107E90">
        <w:t xml:space="preserve"> [11,12</w:t>
      </w:r>
      <w:r w:rsidR="00863E13">
        <w:t>]</w:t>
      </w:r>
    </w:p>
    <w:p w:rsidR="009B124B" w:rsidRDefault="009B124B" w:rsidP="009B124B"/>
    <w:p w:rsidR="009B124B" w:rsidRDefault="009B124B" w:rsidP="009B124B">
      <w:r>
        <w:t xml:space="preserve">Kontynuując porównanie człowieka do maszyny, należy powiedzieć o podstawowym zasilaniu. Dla komputera lub innego sprzętu będzie do energia elektryczna prądu elektrycznego, a dla człowieka energia chemiczna zawarta w spożytym pokarmie. </w:t>
      </w:r>
      <w:r w:rsidR="0032603B">
        <w:t>Dla ludzi pożywienie to jedyne źródło energii, którą wykorzystuje do procesów metabolicznych związanych z utrzymaniem podstawowej przemiany materii, aktywnością fizyczną, termogenezą poposiłkową, wzrostem, rozbudową nowych tkanek oraz laktacją.</w:t>
      </w:r>
    </w:p>
    <w:p w:rsidR="0032603B" w:rsidRDefault="0032603B" w:rsidP="009B124B">
      <w:r>
        <w:t>Indywidualne zapotrzebowanie człowieka na energię rozpatruje się w cyklu dobowym i jest określane jako taka ilość energii dostarczonej z pożywieniem, która osobie zdrowej pozwala wykonywać wszystkie czynności ekonomicznie i społecznie niezbędne oraz uzasadnione oraz, biorąc pod uwagę wydawanie tej energii, zapewnia utrzymanie prawidłowej masy ciała</w:t>
      </w:r>
      <w:ins w:id="66" w:author="Okot" w:date="2019-03-28T13:05:00Z">
        <w:r w:rsidR="002A32B2">
          <w:t>,</w:t>
        </w:r>
      </w:ins>
      <w:r>
        <w:t xml:space="preserve"> uwzględniając wykonywanie aktywności fizycznej na poziomie niezbędnym dla osiągnięcia i zachowania dobrego stanu zdrowia.</w:t>
      </w:r>
    </w:p>
    <w:p w:rsidR="0032603B" w:rsidRDefault="0032603B" w:rsidP="009B124B">
      <w:r>
        <w:t>Podpierając się pierwszym prawem termodynamiki, mówiącym, że</w:t>
      </w:r>
      <w:r w:rsidR="00005967">
        <w:t xml:space="preserve"> ciepło dostarczone do układu zużywa się na zwiększenie jego energii wewnętrznej i na wykonanie przez układ </w:t>
      </w:r>
      <w:r w:rsidR="00005967">
        <w:lastRenderedPageBreak/>
        <w:t>pracy przeciwko siłom zewnętrznym, można uprościć powyższą definicję i powiedzieć, że ilość energii pobieranej przez organizm ludzki jest równa sumie ilości energii gromadzonej i wydatkowanej:</w:t>
      </w:r>
    </w:p>
    <w:p w:rsidR="00005967" w:rsidRDefault="00005967" w:rsidP="009B124B"/>
    <w:p w:rsidR="00005967" w:rsidRPr="00297C44" w:rsidRDefault="00297C44" w:rsidP="009B124B">
      <m:oMathPara>
        <m:oMath>
          <m:r>
            <w:rPr>
              <w:rFonts w:ascii="Cambria Math" w:hAnsi="Cambria Math"/>
            </w:rPr>
            <m:t>Ep=Eg+Ew</m:t>
          </m:r>
        </m:oMath>
      </m:oMathPara>
    </w:p>
    <w:p w:rsidR="00297C44" w:rsidRPr="009B124B" w:rsidRDefault="00297C44" w:rsidP="00297C44">
      <w:pPr>
        <w:jc w:val="right"/>
      </w:pPr>
      <w:r>
        <w:t>(2.1)</w:t>
      </w:r>
    </w:p>
    <w:p w:rsidR="00691791" w:rsidRDefault="00297C44" w:rsidP="00297C44">
      <w:pPr>
        <w:ind w:firstLine="0"/>
      </w:pPr>
      <w:r>
        <w:t>gdzie:</w:t>
      </w:r>
    </w:p>
    <w:p w:rsidR="00691791" w:rsidRDefault="00C11285" w:rsidP="00C11285">
      <w:pPr>
        <w:ind w:firstLine="0"/>
      </w:pPr>
      <w:r>
        <w:t xml:space="preserve">Ep – oznacza energię chemiczną pobraną </w:t>
      </w:r>
      <w:del w:id="67" w:author="Okot" w:date="2019-03-28T13:06:00Z">
        <w:r w:rsidDel="002A32B2">
          <w:delText>z makroskładników obecnych w spożywanym pokarmie</w:delText>
        </w:r>
        <w:r w:rsidR="00BF75C5" w:rsidDel="002A32B2">
          <w:delText>;</w:delText>
        </w:r>
      </w:del>
      <w:ins w:id="68" w:author="Okot" w:date="2019-03-28T13:06:00Z">
        <w:r w:rsidR="002A32B2">
          <w:t>ze spożytego pokarmu;</w:t>
        </w:r>
      </w:ins>
    </w:p>
    <w:p w:rsidR="00C11285" w:rsidRDefault="00C11285" w:rsidP="00C11285">
      <w:pPr>
        <w:ind w:firstLine="0"/>
      </w:pPr>
      <w:r>
        <w:t>Eg – oznacza energię chemiczną zgromadzoną lub magazynowaną w postaci cząsteczek różnego typu związków wchodzących w skład ciała, głównie białek</w:t>
      </w:r>
      <w:ins w:id="69" w:author="Okot" w:date="2019-03-28T13:06:00Z">
        <w:r w:rsidR="002A32B2">
          <w:t>,</w:t>
        </w:r>
      </w:ins>
      <w:r>
        <w:t xml:space="preserve"> tłuszczów i glikogenu</w:t>
      </w:r>
      <w:r w:rsidR="00BF75C5">
        <w:t>;</w:t>
      </w:r>
    </w:p>
    <w:p w:rsidR="00C11285" w:rsidRDefault="00C11285" w:rsidP="00C11285">
      <w:pPr>
        <w:ind w:firstLine="0"/>
      </w:pPr>
      <w:r>
        <w:t>Ew – oznacza energię cieplną uwalnianą z organizmu w trakcie wykonywania podstawowych procesów fizjologicznych oraz w czasie wykonywania pracy fizycznej</w:t>
      </w:r>
      <w:r w:rsidR="00BF75C5">
        <w:t>.</w:t>
      </w:r>
    </w:p>
    <w:p w:rsidR="00BF75C5" w:rsidRDefault="00BF75C5" w:rsidP="00C11285">
      <w:pPr>
        <w:ind w:firstLine="0"/>
      </w:pPr>
    </w:p>
    <w:p w:rsidR="00BF75C5" w:rsidRDefault="00BF75C5" w:rsidP="00BF75C5">
      <w:r>
        <w:t>Zapotrzebowanie na energię podaje się standardowo w kilokaloriach</w:t>
      </w:r>
      <w:r w:rsidR="005A6AC9">
        <w:t xml:space="preserve"> </w:t>
      </w:r>
      <w:r>
        <w:t>(kcal) i</w:t>
      </w:r>
      <w:r w:rsidR="005A6AC9">
        <w:t xml:space="preserve"> </w:t>
      </w:r>
      <w:r>
        <w:t>(lub) kilodżulach</w:t>
      </w:r>
      <w:r w:rsidR="005A6AC9">
        <w:t xml:space="preserve"> </w:t>
      </w:r>
      <w:r>
        <w:t>(kJ).</w:t>
      </w:r>
      <w:r w:rsidR="004C4794">
        <w:t xml:space="preserve"> 1 kcal odpowiada 4,184 kJ, a 1 kJ to 0,239 kcal. Chociaż kilodżule są jednostkami międzynarodowymi, to kilokalorie potocznie zwane skrótowo „kaloriami” funkcjonują powszechnie w </w:t>
      </w:r>
      <w:ins w:id="70" w:author="Okot" w:date="2019-03-28T13:07:00Z">
        <w:r w:rsidR="002A32B2">
          <w:t>społeczeństwie</w:t>
        </w:r>
      </w:ins>
      <w:del w:id="71" w:author="Okot" w:date="2019-03-28T13:07:00Z">
        <w:r w:rsidR="004C4794" w:rsidDel="002A32B2">
          <w:delText>umysłach przeciętnych ludzi</w:delText>
        </w:r>
      </w:del>
      <w:r w:rsidR="004C4794">
        <w:t xml:space="preserve"> (czyli potencjalnych użytkowników tworzonej aplikacji), kiedy omawiany jest temat diety i odżywiania, w związku z czym będą używane do wyrażania miar związanych z energią w niniejszej pracy.</w:t>
      </w:r>
    </w:p>
    <w:p w:rsidR="007F713F" w:rsidRDefault="007F713F" w:rsidP="00BF75C5">
      <w:r>
        <w:t xml:space="preserve">Indywidualny popyt na energię zależy od wielu składowych. Przede wszystkim od </w:t>
      </w:r>
      <w:del w:id="72" w:author="Okot" w:date="2019-03-28T13:07:00Z">
        <w:r w:rsidDel="002A32B2">
          <w:delText>plci</w:delText>
        </w:r>
      </w:del>
      <w:ins w:id="73" w:author="Okot" w:date="2019-03-28T13:07:00Z">
        <w:r w:rsidR="002A32B2">
          <w:t>płci</w:t>
        </w:r>
      </w:ins>
      <w:r>
        <w:t>, wieku, stanu fizjologicznego, wymiarów (masy i wysokości) i składu ciała oraz warunków klimatycznych.</w:t>
      </w:r>
    </w:p>
    <w:p w:rsidR="00863E13" w:rsidRDefault="002B55DF" w:rsidP="004C4794">
      <w:pPr>
        <w:ind w:firstLine="0"/>
      </w:pPr>
      <w:r>
        <w:tab/>
        <w:t>Część czynników jest bardzo osobnicza i indywidualne różnice w zapotrzebowaniu są ciężkie do uwzględnienia. Natomiast największe zużycie energii w ciągu dnia</w:t>
      </w:r>
      <w:r w:rsidR="00107E90">
        <w:t xml:space="preserve"> (60-70%</w:t>
      </w:r>
      <w:ins w:id="74" w:author="Okot" w:date="2019-03-30T21:07:00Z">
        <w:r w:rsidR="005928F3">
          <w:t> </w:t>
        </w:r>
      </w:ins>
      <w:del w:id="75" w:author="Okot" w:date="2019-03-30T21:07:00Z">
        <w:r w:rsidR="00107E90" w:rsidDel="005928F3">
          <w:delText xml:space="preserve"> </w:delText>
        </w:r>
      </w:del>
      <w:r w:rsidR="00107E90">
        <w:t>[10</w:t>
      </w:r>
      <w:r w:rsidR="00E64EC3">
        <w:t>])</w:t>
      </w:r>
      <w:r>
        <w:t xml:space="preserve"> określa się mianem podstawowej przemiany materii (ang, </w:t>
      </w:r>
      <w:r w:rsidRPr="00B26574">
        <w:rPr>
          <w:i/>
          <w:rPrChange w:id="76" w:author="Okot" w:date="2019-03-31T13:43:00Z">
            <w:rPr/>
          </w:rPrChange>
        </w:rPr>
        <w:t>basal metabolic rate</w:t>
      </w:r>
      <w:r>
        <w:t>) i składają się na niego wydatki na utrzymanie podstawowych funkcji narządów wewnętrznych, stałej temperatury ciała, aktywnego transportu składników przez błony biologiczne, biosyntezy składników ciała potrzebnych do ich odnowy oraz budowy nowych komórek. Zużycie to mierzy się w ściśle określonych warunkach: 10-12</w:t>
      </w:r>
      <w:del w:id="77" w:author="Okot" w:date="2019-03-30T21:07:00Z">
        <w:r w:rsidDel="005928F3">
          <w:delText xml:space="preserve"> </w:delText>
        </w:r>
      </w:del>
      <w:ins w:id="78" w:author="Okot" w:date="2019-03-30T21:07:00Z">
        <w:r w:rsidR="005928F3">
          <w:t> </w:t>
        </w:r>
      </w:ins>
      <w:r>
        <w:t>godzin po ostatnim posiłku i 8</w:t>
      </w:r>
      <w:ins w:id="79" w:author="Okot" w:date="2019-03-30T21:07:00Z">
        <w:r w:rsidR="005928F3">
          <w:t> </w:t>
        </w:r>
      </w:ins>
      <w:del w:id="80" w:author="Okot" w:date="2019-03-30T21:07:00Z">
        <w:r w:rsidDel="005928F3">
          <w:delText xml:space="preserve"> </w:delText>
        </w:r>
      </w:del>
      <w:r>
        <w:t>godzinach snu, przy przebywaniu w pozycji leżącej w temperaturze pokojowej.</w:t>
      </w:r>
    </w:p>
    <w:p w:rsidR="00352822" w:rsidRDefault="00352822" w:rsidP="00352822">
      <w:r>
        <w:t xml:space="preserve">Upraszczając PPM to zużycie energii na wszystkie podstawowe, niezbędne procesy zachodzące w ciele człowieka w ciągu dnia łącznie z </w:t>
      </w:r>
      <w:ins w:id="81" w:author="Okot" w:date="2019-03-28T13:07:00Z">
        <w:r w:rsidR="002A32B2">
          <w:t>trawieniem</w:t>
        </w:r>
      </w:ins>
      <w:del w:id="82" w:author="Okot" w:date="2019-03-28T13:07:00Z">
        <w:r w:rsidDel="002A32B2">
          <w:delText>jedzeniem</w:delText>
        </w:r>
      </w:del>
      <w:r>
        <w:t xml:space="preserve"> i snem. </w:t>
      </w:r>
    </w:p>
    <w:p w:rsidR="00352822" w:rsidRDefault="00352822" w:rsidP="00352822"/>
    <w:p w:rsidR="00352822" w:rsidRDefault="00E64EC3" w:rsidP="00352822">
      <w:r>
        <w:lastRenderedPageBreak/>
        <w:t>Istnieje kilka sposób obliczania PP</w:t>
      </w:r>
      <w:r w:rsidR="00694E64">
        <w:t>M. Eksperci FAO i WHO opracowali szczegółową tabelę równań regresji opisujących zależność PPM od masy ciała z wyróżnieniem płci i grup wiekowych. Jednak na co dzień w dietetyce stosuje się uproszczone wzory. Dwa najpopularniejsze to wzór Mifflina i Harrisa-Benedicta, przy czym ten drugi jest minimalnie bardziej dokładny i z tego względu będzie wykorzystywany w tej pracy.</w:t>
      </w:r>
      <w:r w:rsidR="006862E2">
        <w:t xml:space="preserve"> </w:t>
      </w:r>
      <w:r w:rsidR="00E95D7B">
        <w:t>Wzór Harrisa-Benedicta występuje w dwóch wersjach – dla kobiet:</w:t>
      </w:r>
    </w:p>
    <w:p w:rsidR="00694E64" w:rsidRDefault="00694E64" w:rsidP="00352822"/>
    <w:p w:rsidR="00694E64" w:rsidRPr="00E95D7B" w:rsidRDefault="001A6800" w:rsidP="00352822">
      <m:oMathPara>
        <m:oMath>
          <m:r>
            <w:rPr>
              <w:rFonts w:ascii="Cambria Math" w:hAnsi="Cambria Math"/>
            </w:rPr>
            <m:t>PPM=665,1+9,567 M +1,85W- 4,68L</m:t>
          </m:r>
        </m:oMath>
      </m:oMathPara>
    </w:p>
    <w:p w:rsidR="00E95D7B" w:rsidRDefault="00E95D7B" w:rsidP="00E95D7B">
      <w:pPr>
        <w:jc w:val="right"/>
      </w:pPr>
      <w:r>
        <w:t>(2.1)</w:t>
      </w:r>
    </w:p>
    <w:p w:rsidR="00E95D7B" w:rsidRDefault="008E0BB5" w:rsidP="00E95D7B">
      <w:pPr>
        <w:ind w:firstLine="0"/>
        <w:jc w:val="left"/>
      </w:pPr>
      <w:r>
        <w:t>g</w:t>
      </w:r>
      <w:r w:rsidR="00E95D7B">
        <w:t xml:space="preserve">dzie: </w:t>
      </w:r>
    </w:p>
    <w:p w:rsidR="00E95D7B" w:rsidRDefault="00E95D7B" w:rsidP="00E95D7B">
      <w:pPr>
        <w:ind w:firstLine="0"/>
        <w:jc w:val="left"/>
      </w:pPr>
      <w:r>
        <w:t>PPM</w:t>
      </w:r>
      <w:r w:rsidR="008E0BB5">
        <w:t xml:space="preserve"> – oznacza podstawową przemianę materii kobiety;</w:t>
      </w:r>
    </w:p>
    <w:p w:rsidR="008E0BB5" w:rsidRDefault="008E0BB5" w:rsidP="00E95D7B">
      <w:pPr>
        <w:ind w:firstLine="0"/>
        <w:jc w:val="left"/>
      </w:pPr>
      <w:r>
        <w:t>M – oznacza masę ciała wyrażoną w kilogramach;</w:t>
      </w:r>
    </w:p>
    <w:p w:rsidR="008E0BB5" w:rsidRDefault="008E0BB5" w:rsidP="00E95D7B">
      <w:pPr>
        <w:ind w:firstLine="0"/>
        <w:jc w:val="left"/>
      </w:pPr>
      <w:r>
        <w:t>W – oznacza wzrost wyrażony w centymetrach;</w:t>
      </w:r>
    </w:p>
    <w:p w:rsidR="008E0BB5" w:rsidRDefault="00815C5E" w:rsidP="00E95D7B">
      <w:pPr>
        <w:ind w:firstLine="0"/>
        <w:jc w:val="left"/>
      </w:pPr>
      <w:r>
        <w:t>L</w:t>
      </w:r>
      <w:r w:rsidR="008E0BB5">
        <w:t xml:space="preserve"> – oznacza wiek wyrażony w latach</w:t>
      </w:r>
    </w:p>
    <w:p w:rsidR="008E0BB5" w:rsidRPr="00E95D7B" w:rsidRDefault="008E0BB5" w:rsidP="00E95D7B">
      <w:pPr>
        <w:ind w:firstLine="0"/>
        <w:jc w:val="left"/>
      </w:pPr>
    </w:p>
    <w:p w:rsidR="00E95D7B" w:rsidRDefault="00E95D7B" w:rsidP="00E95D7B">
      <w:pPr>
        <w:ind w:firstLine="0"/>
      </w:pPr>
      <w:r>
        <w:t>oraz dla mężczyzn:</w:t>
      </w:r>
    </w:p>
    <w:p w:rsidR="008E0BB5" w:rsidRDefault="008E0BB5" w:rsidP="008E0BB5"/>
    <w:p w:rsidR="008E0BB5" w:rsidRPr="00E95D7B" w:rsidRDefault="008E0BB5" w:rsidP="008E0BB5">
      <m:oMathPara>
        <m:oMath>
          <m:r>
            <w:rPr>
              <w:rFonts w:ascii="Cambria Math" w:hAnsi="Cambria Math"/>
            </w:rPr>
            <m:t>PPM=66,47+13,75 M+5W- 6,76L</m:t>
          </m:r>
        </m:oMath>
      </m:oMathPara>
    </w:p>
    <w:p w:rsidR="008E0BB5" w:rsidRDefault="008E0BB5" w:rsidP="008E0BB5">
      <w:pPr>
        <w:jc w:val="right"/>
      </w:pPr>
      <w:r>
        <w:t>(2.1)</w:t>
      </w:r>
    </w:p>
    <w:p w:rsidR="008E0BB5" w:rsidRDefault="008E0BB5" w:rsidP="008E0BB5">
      <w:pPr>
        <w:ind w:firstLine="0"/>
        <w:jc w:val="left"/>
      </w:pPr>
      <w:r>
        <w:t xml:space="preserve">gdzie: </w:t>
      </w:r>
    </w:p>
    <w:p w:rsidR="008E0BB5" w:rsidRDefault="008E0BB5" w:rsidP="008E0BB5">
      <w:pPr>
        <w:ind w:firstLine="0"/>
        <w:jc w:val="left"/>
      </w:pPr>
      <w:r>
        <w:t>PPM – oznacza podstawową przemianę materii mężczyzny;</w:t>
      </w:r>
    </w:p>
    <w:p w:rsidR="008E0BB5" w:rsidRDefault="00815C5E" w:rsidP="008E0BB5">
      <w:pPr>
        <w:ind w:firstLine="0"/>
        <w:jc w:val="left"/>
      </w:pPr>
      <w:r>
        <w:t>M</w:t>
      </w:r>
      <w:r w:rsidR="008E0BB5">
        <w:t xml:space="preserve"> – oznacza masę ciała wyrażoną w kilogramach;</w:t>
      </w:r>
    </w:p>
    <w:p w:rsidR="008E0BB5" w:rsidRDefault="008E0BB5" w:rsidP="008E0BB5">
      <w:pPr>
        <w:ind w:firstLine="0"/>
        <w:jc w:val="left"/>
      </w:pPr>
      <w:r>
        <w:t>W – oznacza wzrost wyrażony w centymetrach;</w:t>
      </w:r>
    </w:p>
    <w:p w:rsidR="008E0BB5" w:rsidRDefault="00815C5E" w:rsidP="008E0BB5">
      <w:pPr>
        <w:ind w:firstLine="0"/>
        <w:jc w:val="left"/>
      </w:pPr>
      <w:r>
        <w:t>L</w:t>
      </w:r>
      <w:r w:rsidR="008E0BB5">
        <w:t xml:space="preserve"> – oznacza wiek wyrażony w latach</w:t>
      </w:r>
      <w:r w:rsidR="00FE7C45">
        <w:t>.</w:t>
      </w:r>
    </w:p>
    <w:p w:rsidR="00352822" w:rsidRDefault="00352822" w:rsidP="00352822"/>
    <w:p w:rsidR="00D857B0" w:rsidRDefault="009D0345" w:rsidP="00D857B0">
      <w:r>
        <w:t>Obliczenie PPM stanowi podstawę obliczenia całk</w:t>
      </w:r>
      <w:r w:rsidR="00AD0DE7">
        <w:t>owitej przemiany</w:t>
      </w:r>
      <w:r w:rsidR="00FE7C45">
        <w:t xml:space="preserve"> materii (CPM), która uwzględnia wydatek energetyczny </w:t>
      </w:r>
      <w:ins w:id="83" w:author="Okot" w:date="2019-03-28T13:08:00Z">
        <w:r w:rsidR="002A32B2">
          <w:t xml:space="preserve">na </w:t>
        </w:r>
      </w:ins>
      <w:r w:rsidR="00FE7C45">
        <w:t>wszelkie wykonywane przez człowieka czynności np.: mycie się, ubieranie, gotowanie, prace domowe, chodzenie, spędzanie czasu wolnego, itp. Wartość CPM oblicza się poprzez pomnożenie przez siebie w</w:t>
      </w:r>
      <w:r w:rsidR="00D857B0">
        <w:t>artości PPM i współczynnika PAL przy czym jest to sposób obliczeń stosowany dla osób powyżej 10.</w:t>
      </w:r>
      <w:ins w:id="84" w:author="Okot" w:date="2019-03-30T21:07:00Z">
        <w:r w:rsidR="005928F3">
          <w:t> </w:t>
        </w:r>
      </w:ins>
      <w:del w:id="85" w:author="Okot" w:date="2019-03-30T21:07:00Z">
        <w:r w:rsidR="00D857B0" w:rsidDel="005928F3">
          <w:delText xml:space="preserve"> </w:delText>
        </w:r>
      </w:del>
      <w:r w:rsidR="00D857B0">
        <w:t>roku życia. Normy na zapotrzebowanie energetyczne dla niemowląt i dzieci do 10.</w:t>
      </w:r>
      <w:ins w:id="86" w:author="Okot" w:date="2019-03-30T21:07:00Z">
        <w:r w:rsidR="005928F3">
          <w:t> </w:t>
        </w:r>
      </w:ins>
      <w:del w:id="87" w:author="Okot" w:date="2019-03-30T21:07:00Z">
        <w:r w:rsidR="00D857B0" w:rsidDel="005928F3">
          <w:delText xml:space="preserve"> </w:delText>
        </w:r>
      </w:del>
      <w:r w:rsidR="00D857B0">
        <w:t>roku życia zostały obliczone na podstawie danych o zapotrzebowaniu na energi</w:t>
      </w:r>
      <w:ins w:id="88" w:author="Okot" w:date="2019-03-28T13:08:00Z">
        <w:r w:rsidR="002A32B2">
          <w:t>ę</w:t>
        </w:r>
      </w:ins>
      <w:del w:id="89" w:author="Okot" w:date="2019-03-28T13:08:00Z">
        <w:r w:rsidR="00D857B0" w:rsidDel="002A32B2">
          <w:delText>e</w:delText>
        </w:r>
      </w:del>
      <w:r w:rsidR="00D857B0">
        <w:t xml:space="preserve"> dzieci w tym przedziale wieku przez ekspertów FAO/WHO i na nich bazują ustalenia polskiego Instytutu Żywności i Żywienia dostępne w formie tabelarycznej.</w:t>
      </w:r>
    </w:p>
    <w:p w:rsidR="00D857B0" w:rsidRDefault="00D857B0" w:rsidP="00D857B0">
      <w:pPr>
        <w:rPr>
          <w:ins w:id="90" w:author="Okot" w:date="2019-03-31T14:14:00Z"/>
        </w:rPr>
      </w:pPr>
      <w:r>
        <w:lastRenderedPageBreak/>
        <w:t>Ponieważ niniejsza praca i jej produkt skierowane są do osób samodzielnie zajmujących się swoim żywieniem ze szczególnym ukierunkowaniem na osoby dorosłe, normy te nie będą tu przytaczane, a osoby zainteresowane tematem odsyła się do literatury fachowej poświęconej żywieniu dzieci.</w:t>
      </w:r>
    </w:p>
    <w:p w:rsidR="00FA34C5" w:rsidRPr="00FE7C45" w:rsidRDefault="00FA34C5" w:rsidP="00D857B0">
      <w:ins w:id="91" w:author="Okot" w:date="2019-03-31T14:14:00Z">
        <w:r>
          <w:t>Drugim szczególnym przypadkiem, który uwzględnienie jest zaplanowane są kobiety w ciąży i karmiące piersią, które do otrzymanego wyniku CPM powinny doliczyć 360 kcal w</w:t>
        </w:r>
      </w:ins>
      <w:ins w:id="92" w:author="Okot" w:date="2019-03-31T14:16:00Z">
        <w:r>
          <w:t> </w:t>
        </w:r>
      </w:ins>
      <w:ins w:id="93" w:author="Okot" w:date="2019-03-31T14:14:00Z">
        <w:r>
          <w:t>I</w:t>
        </w:r>
      </w:ins>
      <w:ins w:id="94" w:author="Okot" w:date="2019-03-31T14:17:00Z">
        <w:r>
          <w:t>I</w:t>
        </w:r>
      </w:ins>
      <w:ins w:id="95" w:author="Okot" w:date="2019-03-31T14:14:00Z">
        <w:r>
          <w:t> </w:t>
        </w:r>
      </w:ins>
      <w:ins w:id="96" w:author="Okot" w:date="2019-03-31T14:17:00Z">
        <w:r>
          <w:t>t</w:t>
        </w:r>
      </w:ins>
      <w:ins w:id="97" w:author="Okot" w:date="2019-03-31T14:16:00Z">
        <w:r>
          <w:t>rymestrze</w:t>
        </w:r>
      </w:ins>
      <w:ins w:id="98" w:author="Okot" w:date="2019-03-31T14:17:00Z">
        <w:r>
          <w:t xml:space="preserve"> ciąży</w:t>
        </w:r>
      </w:ins>
      <w:ins w:id="99" w:author="Okot" w:date="2019-03-31T14:16:00Z">
        <w:r>
          <w:t>,</w:t>
        </w:r>
      </w:ins>
      <w:ins w:id="100" w:author="Okot" w:date="2019-03-31T14:17:00Z">
        <w:r>
          <w:t xml:space="preserve"> 475 kcal w III i 505 kcal podczas laktacji. </w:t>
        </w:r>
      </w:ins>
      <w:ins w:id="101" w:author="Okot" w:date="2019-03-31T14:16:00Z">
        <w:r>
          <w:t xml:space="preserve"> </w:t>
        </w:r>
      </w:ins>
    </w:p>
    <w:p w:rsidR="00352822" w:rsidDel="002A32B2" w:rsidRDefault="00352822" w:rsidP="00352822">
      <w:pPr>
        <w:rPr>
          <w:del w:id="102" w:author="Okot" w:date="2019-03-28T13:09:00Z"/>
        </w:rPr>
      </w:pPr>
    </w:p>
    <w:p w:rsidR="00FE7C45" w:rsidRDefault="00FE7C45" w:rsidP="00352822"/>
    <w:p w:rsidR="00FE7C45" w:rsidRPr="00FE7C45" w:rsidRDefault="00FE7C45" w:rsidP="00352822">
      <m:oMathPara>
        <m:oMath>
          <m:r>
            <w:rPr>
              <w:rFonts w:ascii="Cambria Math" w:hAnsi="Cambria Math"/>
            </w:rPr>
            <m:t>CPM=PPM×PAL</m:t>
          </m:r>
        </m:oMath>
      </m:oMathPara>
    </w:p>
    <w:p w:rsidR="00FE7C45" w:rsidRDefault="00FE7C45" w:rsidP="00FE7C45">
      <w:pPr>
        <w:jc w:val="right"/>
      </w:pPr>
      <w:r>
        <w:t>(2.1)</w:t>
      </w:r>
    </w:p>
    <w:p w:rsidR="00FE7C45" w:rsidRDefault="00FE7C45" w:rsidP="00FE7C45">
      <w:pPr>
        <w:ind w:firstLine="0"/>
        <w:jc w:val="left"/>
      </w:pPr>
      <w:r>
        <w:t xml:space="preserve">gdzie: </w:t>
      </w:r>
    </w:p>
    <w:p w:rsidR="00FE7C45" w:rsidRDefault="00FE7C45" w:rsidP="00FE7C45">
      <w:pPr>
        <w:ind w:firstLine="0"/>
      </w:pPr>
      <w:r>
        <w:t>CPM – oznacza całkowitą przemianę materii;</w:t>
      </w:r>
    </w:p>
    <w:p w:rsidR="00FE7C45" w:rsidRDefault="00FE7C45" w:rsidP="00FE7C45">
      <w:pPr>
        <w:ind w:firstLine="0"/>
      </w:pPr>
      <w:r>
        <w:t>PPM – oznacza podstawową przemianę materii;</w:t>
      </w:r>
    </w:p>
    <w:p w:rsidR="00FE7C45" w:rsidRDefault="00FE7C45" w:rsidP="00FE7C45">
      <w:pPr>
        <w:ind w:firstLine="0"/>
      </w:pPr>
      <w:r>
        <w:t>PAL – oznacza współczynnik aktywności fizycznej.</w:t>
      </w:r>
    </w:p>
    <w:p w:rsidR="00D857B0" w:rsidRDefault="00D857B0" w:rsidP="00FE7C45">
      <w:pPr>
        <w:ind w:firstLine="0"/>
      </w:pPr>
    </w:p>
    <w:p w:rsidR="00D857B0" w:rsidRDefault="00D857B0" w:rsidP="00D857B0">
      <w:r>
        <w:t>Współczynnik PAL jest wartością umowną określającą średni poziom aktywności fizycznej w ciągu doby</w:t>
      </w:r>
      <w:r w:rsidR="00F442BC">
        <w:t xml:space="preserve">. Powinien być </w:t>
      </w:r>
      <w:ins w:id="103" w:author="Okot" w:date="2019-03-28T13:09:00Z">
        <w:r w:rsidR="002A32B2">
          <w:t>ustalany</w:t>
        </w:r>
      </w:ins>
      <w:del w:id="104" w:author="Okot" w:date="2019-03-28T13:09:00Z">
        <w:r w:rsidR="00F442BC" w:rsidDel="002A32B2">
          <w:delText>określany</w:delText>
        </w:r>
      </w:del>
      <w:r w:rsidR="00F442BC">
        <w:t xml:space="preserve"> na podstawie danych o wielkości wydatków ponoszonych w związku z pracą zawodową oraz przy wykonywaniu różnego rodzaju czynności w czasie wolnym od pracy.</w:t>
      </w:r>
    </w:p>
    <w:p w:rsidR="00F442BC" w:rsidRDefault="00F442BC" w:rsidP="00D857B0">
      <w:r>
        <w:t xml:space="preserve">W badaniach klinicznych wykorzystuje się bardziej szczegółowe metody </w:t>
      </w:r>
      <w:del w:id="105" w:author="Okot" w:date="2019-03-28T13:09:00Z">
        <w:r w:rsidDel="002A32B2">
          <w:delText>ustalan</w:delText>
        </w:r>
      </w:del>
      <w:ins w:id="106" w:author="Okot" w:date="2019-03-28T13:09:00Z">
        <w:r w:rsidR="002A32B2">
          <w:t>mierzen</w:t>
        </w:r>
      </w:ins>
      <w:r>
        <w:t>ia wartości współczynnika PAL, natomiast w podstawach dietetyki można zastosować poniższą klasyfikację.</w:t>
      </w:r>
    </w:p>
    <w:p w:rsidR="00E5576F" w:rsidRDefault="00E5576F" w:rsidP="00D857B0"/>
    <w:p w:rsidR="00E5576F" w:rsidRDefault="00E5576F" w:rsidP="00E5576F">
      <w:pPr>
        <w:ind w:firstLine="0"/>
      </w:pPr>
      <w:r>
        <w:t>Tabela 2.1.</w:t>
      </w:r>
    </w:p>
    <w:p w:rsidR="00E5576F" w:rsidRDefault="00E5576F" w:rsidP="00E5576F">
      <w:pPr>
        <w:ind w:firstLine="0"/>
      </w:pPr>
      <w:r>
        <w:t>Klasyfikacja poziomów aktywności fizycznej (PAL) wg FAO/WHO/UNU 2004 [</w:t>
      </w:r>
      <w:r w:rsidR="00107E90">
        <w:t>11</w:t>
      </w:r>
      <w:r>
        <w:t>].</w:t>
      </w:r>
    </w:p>
    <w:tbl>
      <w:tblPr>
        <w:tblStyle w:val="Tabela-Siatka"/>
        <w:tblW w:w="0" w:type="auto"/>
        <w:tblLook w:val="04A0" w:firstRow="1" w:lastRow="0" w:firstColumn="1" w:lastColumn="0" w:noHBand="0" w:noVBand="1"/>
      </w:tblPr>
      <w:tblGrid>
        <w:gridCol w:w="4530"/>
        <w:gridCol w:w="4531"/>
      </w:tblGrid>
      <w:tr w:rsidR="00E5576F" w:rsidTr="00E5576F">
        <w:tc>
          <w:tcPr>
            <w:tcW w:w="4530" w:type="dxa"/>
          </w:tcPr>
          <w:p w:rsidR="00E5576F" w:rsidRPr="00E5576F" w:rsidRDefault="00E5576F" w:rsidP="00E5576F">
            <w:pPr>
              <w:ind w:firstLine="0"/>
              <w:jc w:val="center"/>
              <w:rPr>
                <w:b/>
              </w:rPr>
            </w:pPr>
            <w:r w:rsidRPr="00E5576F">
              <w:rPr>
                <w:b/>
              </w:rPr>
              <w:t>Tryb życia</w:t>
            </w:r>
          </w:p>
        </w:tc>
        <w:tc>
          <w:tcPr>
            <w:tcW w:w="4531" w:type="dxa"/>
          </w:tcPr>
          <w:p w:rsidR="00E5576F" w:rsidRPr="00E5576F" w:rsidRDefault="00E5576F" w:rsidP="00E5576F">
            <w:pPr>
              <w:ind w:firstLine="0"/>
              <w:jc w:val="center"/>
              <w:rPr>
                <w:b/>
              </w:rPr>
            </w:pPr>
            <w:r w:rsidRPr="00E5576F">
              <w:rPr>
                <w:b/>
              </w:rPr>
              <w:t>PAL</w:t>
            </w:r>
          </w:p>
        </w:tc>
      </w:tr>
      <w:tr w:rsidR="00E5576F" w:rsidTr="00E5576F">
        <w:tc>
          <w:tcPr>
            <w:tcW w:w="4530" w:type="dxa"/>
          </w:tcPr>
          <w:p w:rsidR="00E5576F" w:rsidRDefault="00E5576F" w:rsidP="00E5576F">
            <w:pPr>
              <w:ind w:firstLine="0"/>
              <w:jc w:val="center"/>
            </w:pPr>
            <w:r>
              <w:t>Mało aktywny</w:t>
            </w:r>
          </w:p>
        </w:tc>
        <w:tc>
          <w:tcPr>
            <w:tcW w:w="4531" w:type="dxa"/>
          </w:tcPr>
          <w:p w:rsidR="00E5576F" w:rsidRDefault="00E5576F" w:rsidP="00E5576F">
            <w:pPr>
              <w:ind w:firstLine="0"/>
              <w:jc w:val="center"/>
            </w:pPr>
            <w:r>
              <w:t>1,40-1,69</w:t>
            </w:r>
          </w:p>
        </w:tc>
      </w:tr>
      <w:tr w:rsidR="00E5576F" w:rsidTr="00E5576F">
        <w:tc>
          <w:tcPr>
            <w:tcW w:w="4530" w:type="dxa"/>
          </w:tcPr>
          <w:p w:rsidR="00E5576F" w:rsidRDefault="00E5576F" w:rsidP="00E5576F">
            <w:pPr>
              <w:ind w:firstLine="0"/>
              <w:jc w:val="center"/>
            </w:pPr>
            <w:r>
              <w:t>Umiarkowanie aktywny</w:t>
            </w:r>
          </w:p>
        </w:tc>
        <w:tc>
          <w:tcPr>
            <w:tcW w:w="4531" w:type="dxa"/>
          </w:tcPr>
          <w:p w:rsidR="00E5576F" w:rsidRDefault="00E5576F" w:rsidP="00E5576F">
            <w:pPr>
              <w:ind w:firstLine="0"/>
              <w:jc w:val="center"/>
            </w:pPr>
            <w:r>
              <w:t>1,70-1,99</w:t>
            </w:r>
          </w:p>
        </w:tc>
      </w:tr>
      <w:tr w:rsidR="00E5576F" w:rsidTr="00E5576F">
        <w:tc>
          <w:tcPr>
            <w:tcW w:w="4530" w:type="dxa"/>
          </w:tcPr>
          <w:p w:rsidR="00E5576F" w:rsidRDefault="00E5576F" w:rsidP="00E5576F">
            <w:pPr>
              <w:ind w:firstLine="0"/>
              <w:jc w:val="center"/>
            </w:pPr>
            <w:r>
              <w:t>Bardzo aktywny</w:t>
            </w:r>
          </w:p>
        </w:tc>
        <w:tc>
          <w:tcPr>
            <w:tcW w:w="4531" w:type="dxa"/>
          </w:tcPr>
          <w:p w:rsidR="00E5576F" w:rsidRDefault="00E5576F" w:rsidP="00E5576F">
            <w:pPr>
              <w:ind w:firstLine="0"/>
              <w:jc w:val="center"/>
            </w:pPr>
            <w:r>
              <w:t>2,00-2,40</w:t>
            </w:r>
          </w:p>
        </w:tc>
      </w:tr>
    </w:tbl>
    <w:p w:rsidR="00E5576F" w:rsidRDefault="00E5576F" w:rsidP="00E5576F">
      <w:pPr>
        <w:ind w:firstLine="0"/>
      </w:pPr>
    </w:p>
    <w:p w:rsidR="00D857B0" w:rsidRDefault="0021282D" w:rsidP="0021282D">
      <w:r>
        <w:t>Współczynnik aktywności fizycznej jest bardzo ważną miarą i jest brany pod uwagę przy tworzeniu zaleceń odnośnie pożądanej aktywności fizycznej. Przyjmuje się, że pożądaną wartością dla osoby dorosłej jest co najmniej 1,75. Tymczasem siedzący tryb pracy (</w:t>
      </w:r>
      <w:r w:rsidR="005A6AC9">
        <w:t xml:space="preserve">np.: </w:t>
      </w:r>
      <w:r>
        <w:t xml:space="preserve">praca za biurkiem) w połączeniu z preferowanym siedzącym sposobem spędzania wolnego czasu </w:t>
      </w:r>
      <w:r>
        <w:lastRenderedPageBreak/>
        <w:t>(np.: oglądanie telewizji) klasyfikują wielu ludzi w najniższych przedziale sprzyjającym powstawaniu nadwagi.</w:t>
      </w:r>
    </w:p>
    <w:p w:rsidR="00BE6C3C" w:rsidRDefault="00163020" w:rsidP="0021282D">
      <w:r>
        <w:t>Dostarczanie organizmowi odpowiedniej ilości energii jest kluczowe nie tylko dla zachowania (bądź osiągnięcia) właściwej wagi. On sam decyduje o przeznaczeniu kalorii spożywanych z pożywieniem, stosując skomplikowane mechanizmy, których dokładnego działania, jak przyznają najbardziej doświadczeni lekarze</w:t>
      </w:r>
      <w:ins w:id="107" w:author="Okot" w:date="2019-03-30T21:07:00Z">
        <w:r w:rsidR="00701337">
          <w:t> </w:t>
        </w:r>
      </w:ins>
      <w:del w:id="108" w:author="Okot" w:date="2019-03-30T21:07:00Z">
        <w:r w:rsidDel="00701337">
          <w:delText xml:space="preserve"> </w:delText>
        </w:r>
      </w:del>
      <w:r>
        <w:t>[</w:t>
      </w:r>
      <w:r w:rsidR="00107E90">
        <w:t>8</w:t>
      </w:r>
      <w:r>
        <w:t xml:space="preserve">], nie </w:t>
      </w:r>
      <w:ins w:id="109" w:author="Okot" w:date="2019-03-30T21:07:00Z">
        <w:r w:rsidR="00701337">
          <w:t>są</w:t>
        </w:r>
      </w:ins>
      <w:del w:id="110" w:author="Okot" w:date="2019-03-30T21:07:00Z">
        <w:r w:rsidDel="00701337">
          <w:delText>jesteśmy</w:delText>
        </w:r>
      </w:del>
      <w:r>
        <w:t xml:space="preserve"> póki co w stanie poznać i zrozumieć. Kiedy przyjmowane są pełnowartościowe pokarmy, organizm przeznacza je na pożyteczne procesy w t</w:t>
      </w:r>
      <w:r w:rsidR="00E41D31">
        <w:t>ym też pozbywanie się nadmiarów</w:t>
      </w:r>
      <w:ins w:id="111" w:author="Okot" w:date="2019-03-28T13:11:00Z">
        <w:r w:rsidR="002A32B2">
          <w:t xml:space="preserve"> (co sprzyja odchudzaniu)</w:t>
        </w:r>
      </w:ins>
      <w:r w:rsidR="00E41D31">
        <w:t>, wykorzystując rozmaite mechanizmy, żeby zadecydować czy dane kalorie zostaną wykorzystane, zmagazynowane czy spalone.</w:t>
      </w:r>
    </w:p>
    <w:p w:rsidR="00E41D31" w:rsidRDefault="00E41D31" w:rsidP="0021282D">
      <w:r>
        <w:t xml:space="preserve">Zrozumienie, że zmiany sposobu odżywiania powodują zmiany w przetwarzaniu kalorii, co prowadzi do zmian masy ciała jest kluczowe w procesie bilansowania diety. </w:t>
      </w:r>
    </w:p>
    <w:p w:rsidR="00E41D31" w:rsidRDefault="00E41D31" w:rsidP="0021282D">
      <w:r>
        <w:t>Kiedy ciało otrzymuje więcej kalorii, niż to wynika z zapotrzebowania, kalorie te są magazynowa</w:t>
      </w:r>
      <w:ins w:id="112" w:author="Okot" w:date="2019-03-28T13:11:00Z">
        <w:r w:rsidR="002A32B2">
          <w:t>ne</w:t>
        </w:r>
      </w:ins>
      <w:r>
        <w:t xml:space="preserve"> w postaci tkanki tłuszczowej. Wiele osób nie zdaje sobie sprawy z </w:t>
      </w:r>
      <w:r w:rsidR="004F42B2">
        <w:t>tego, jak nie</w:t>
      </w:r>
      <w:r>
        <w:t>wiele nadprogramowych kalorii jest potrzebnych by tej tkanki zrobił się znaczny nadmiar. Tymczasem zostało udowodnione, że już 50 kalorii więcej codziennie</w:t>
      </w:r>
      <w:r w:rsidR="003F7EBB">
        <w:t xml:space="preserve"> (to mniej niż znajduje się w jednym jabłku)</w:t>
      </w:r>
      <w:r>
        <w:t>, może doprowadzić do dodatkowych 9</w:t>
      </w:r>
      <w:ins w:id="113" w:author="Okot" w:date="2019-03-30T21:08:00Z">
        <w:r w:rsidR="00701337">
          <w:t> </w:t>
        </w:r>
      </w:ins>
      <w:del w:id="114" w:author="Okot" w:date="2019-03-30T21:08:00Z">
        <w:r w:rsidDel="00701337">
          <w:delText xml:space="preserve"> </w:delText>
        </w:r>
      </w:del>
      <w:r>
        <w:t>kg rocznie</w:t>
      </w:r>
      <w:del w:id="115" w:author="Okot" w:date="2019-03-30T21:08:00Z">
        <w:r w:rsidDel="00701337">
          <w:delText xml:space="preserve"> </w:delText>
        </w:r>
        <w:r w:rsidR="00107E90" w:rsidDel="00701337">
          <w:delText>[</w:delText>
        </w:r>
      </w:del>
      <w:ins w:id="116" w:author="Okot" w:date="2019-03-30T21:08:00Z">
        <w:r w:rsidR="00701337">
          <w:t> </w:t>
        </w:r>
      </w:ins>
      <w:r w:rsidR="00107E90">
        <w:t>8</w:t>
      </w:r>
      <w:r>
        <w:t xml:space="preserve">].  </w:t>
      </w:r>
    </w:p>
    <w:p w:rsidR="006C79B5" w:rsidRDefault="004F42B2" w:rsidP="0021282D">
      <w:r>
        <w:t>Na tej samej zasadzie wprowadzenie deficytu energii względem CPM powinno zaowocować zmniejszeniem masy ciała.</w:t>
      </w:r>
      <w:r w:rsidR="004C5E4F">
        <w:t xml:space="preserve"> Jest to jednak proces dużo trudniejszy niż proces przybierania na wadze. Przede wszystkim organizm dąży do homeostazy – pragnie zachować masę ciała. Przyzwyczajony do otrzymywania konkretnych ilości energii broni się przed deficytem. Nagłe duże zmniejszenie liczby dostarczanych kalorii </w:t>
      </w:r>
      <w:del w:id="117" w:author="Okot" w:date="2019-03-28T13:12:00Z">
        <w:r w:rsidR="004C5E4F" w:rsidDel="002A32B2">
          <w:delText>jedyn</w:delText>
        </w:r>
      </w:del>
      <w:del w:id="118" w:author="Okot" w:date="2019-03-28T13:11:00Z">
        <w:r w:rsidR="004C5E4F" w:rsidDel="002A32B2">
          <w:delText xml:space="preserve">e co </w:delText>
        </w:r>
      </w:del>
      <w:r w:rsidR="004C5E4F">
        <w:t xml:space="preserve">powoduje </w:t>
      </w:r>
      <w:ins w:id="119" w:author="Okot" w:date="2019-03-28T13:12:00Z">
        <w:r w:rsidR="002A32B2">
          <w:t xml:space="preserve">jedynie </w:t>
        </w:r>
      </w:ins>
      <w:del w:id="120" w:author="Okot" w:date="2019-03-28T13:12:00Z">
        <w:r w:rsidR="004C5E4F" w:rsidDel="002A32B2">
          <w:delText xml:space="preserve">to </w:delText>
        </w:r>
      </w:del>
      <w:r w:rsidR="004C5E4F">
        <w:t>ciągłe uczucie głodu, a długotrwały głód wywołuje w reakcję obronną. Zamiast spalać odłożoną tkankę tłuszczową, żeby dostarczyć sobie energii, organizm zaczyna się zapętlać: myśli, że nachodzą czasy jeszcze większego głodu i te niewielkie ilości energii należy zamagazynować na ten ciężki okres. Spowalnia więc metabolizm, oszczędza na wydawaniu energii na podstawowe procesy i odkłada jeszcze więcej tkanki tłuszczowej</w:t>
      </w:r>
      <w:ins w:id="121" w:author="Okot" w:date="2019-03-30T21:08:00Z">
        <w:r w:rsidR="00701337">
          <w:t> </w:t>
        </w:r>
      </w:ins>
      <w:del w:id="122" w:author="Okot" w:date="2019-03-30T21:08:00Z">
        <w:r w:rsidR="004C5E4F" w:rsidDel="00701337">
          <w:delText xml:space="preserve"> </w:delText>
        </w:r>
      </w:del>
      <w:r w:rsidR="004C5E4F">
        <w:t>[</w:t>
      </w:r>
      <w:r w:rsidR="00107E90">
        <w:t>8</w:t>
      </w:r>
      <w:r w:rsidR="004C5E4F">
        <w:t xml:space="preserve">]. Dlatego diety-cud, które namawiają do spożywania 1000-1200 kcal są nie tylko nieskuteczne, ale również niebezpieczne na zdrowia. </w:t>
      </w:r>
    </w:p>
    <w:p w:rsidR="00A76687" w:rsidRDefault="004C5E4F" w:rsidP="0021282D">
      <w:r>
        <w:t>Wprowadzając defic</w:t>
      </w:r>
      <w:r w:rsidR="006C79B5">
        <w:t>yt kaloryczny nie wolno obniżać</w:t>
      </w:r>
      <w:r w:rsidR="005A6AC9">
        <w:t xml:space="preserve"> dziennego spożycia</w:t>
      </w:r>
      <w:r>
        <w:t xml:space="preserve"> poniżej wartości kilokalorii odpowiadającej PPM</w:t>
      </w:r>
      <w:r w:rsidR="006C79B5">
        <w:t>, co więcej zaleca się</w:t>
      </w:r>
      <w:r w:rsidR="005A6AC9">
        <w:t xml:space="preserve"> niespożywanie mniej niż</w:t>
      </w:r>
      <w:r w:rsidR="006C79B5">
        <w:t xml:space="preserve"> 1600 kcal</w:t>
      </w:r>
      <w:ins w:id="123" w:author="Okot" w:date="2019-03-28T13:12:00Z">
        <w:r w:rsidR="003603BD">
          <w:t>/dz</w:t>
        </w:r>
      </w:ins>
      <w:r w:rsidR="006C79B5">
        <w:t>. N</w:t>
      </w:r>
      <w:r w:rsidR="00A76687">
        <w:t>ajlepiej zacząć od niedoboru</w:t>
      </w:r>
      <w:r w:rsidR="006C79B5">
        <w:t xml:space="preserve"> rzędu ok. </w:t>
      </w:r>
      <w:r w:rsidR="00A76687">
        <w:t>2</w:t>
      </w:r>
      <w:r w:rsidR="006C79B5">
        <w:t>00</w:t>
      </w:r>
      <w:r w:rsidR="00A76687">
        <w:t>-300</w:t>
      </w:r>
      <w:r w:rsidR="006C79B5">
        <w:t xml:space="preserve"> kcal dziennie i stopniowo go zwiększać obserwując reakcje własnego organizmu.</w:t>
      </w:r>
      <w:r w:rsidR="00A76687">
        <w:t xml:space="preserve"> </w:t>
      </w:r>
    </w:p>
    <w:p w:rsidR="004C5E4F" w:rsidRDefault="00A76687" w:rsidP="0021282D">
      <w:r>
        <w:lastRenderedPageBreak/>
        <w:t>Szacuje się, że żeby schudnąć 1</w:t>
      </w:r>
      <w:r w:rsidR="005A6AC9">
        <w:t xml:space="preserve"> </w:t>
      </w:r>
      <w:r>
        <w:t>kg należy doprowadzić do deficytu ok. 3000</w:t>
      </w:r>
      <w:r w:rsidR="005A6AC9">
        <w:t xml:space="preserve"> </w:t>
      </w:r>
      <w:r>
        <w:t>kcal .W skali tygodnia niedobór wynosiłby 429 kcal/dz. W zależności oczywiście od całkowitego indywidualnego zapotrzebowania w dużej części przypadków nie jest to niewykonalne. Jednocześnie większość głosów ze środowiska dietetyków utrzymuje, że utrata 1</w:t>
      </w:r>
      <w:ins w:id="124" w:author="Okot" w:date="2019-03-28T23:22:00Z">
        <w:r w:rsidR="00756E96">
          <w:t> </w:t>
        </w:r>
      </w:ins>
      <w:del w:id="125" w:author="Okot" w:date="2019-03-28T23:21:00Z">
        <w:r w:rsidDel="00756E96">
          <w:delText xml:space="preserve"> </w:delText>
        </w:r>
      </w:del>
      <w:r>
        <w:t xml:space="preserve">kg.m.c./tydzień to dużo </w:t>
      </w:r>
      <w:r w:rsidR="005A6AC9">
        <w:t>i nie należy</w:t>
      </w:r>
      <w:r>
        <w:t xml:space="preserve"> oczekiwać </w:t>
      </w:r>
      <w:r w:rsidR="005A6AC9">
        <w:t xml:space="preserve">jeszcze </w:t>
      </w:r>
      <w:r>
        <w:t>większych rezultatów</w:t>
      </w:r>
      <w:r w:rsidR="005A6AC9">
        <w:t>,</w:t>
      </w:r>
      <w:r>
        <w:t xml:space="preserve"> jeśli chce się przeprowadzić cały proces bezpiecznie</w:t>
      </w:r>
      <w:r w:rsidR="005A6AC9">
        <w:t xml:space="preserve"> dla zdrowia i bez ryzyka efektu</w:t>
      </w:r>
      <w:r>
        <w:t xml:space="preserve"> jo-jo.</w:t>
      </w:r>
    </w:p>
    <w:p w:rsidR="00A76687" w:rsidRDefault="00A76687" w:rsidP="0021282D">
      <w:r>
        <w:t xml:space="preserve">Należy tutaj poskromić własną niecierpliwość zwłaszcza, że nie tylko </w:t>
      </w:r>
      <w:del w:id="126" w:author="Okot" w:date="2019-03-28T13:13:00Z">
        <w:r w:rsidDel="003603BD">
          <w:delText xml:space="preserve">o </w:delText>
        </w:r>
      </w:del>
      <w:r>
        <w:t xml:space="preserve">kalorie </w:t>
      </w:r>
      <w:r w:rsidR="002012ED">
        <w:t>są</w:t>
      </w:r>
      <w:r>
        <w:t xml:space="preserve"> </w:t>
      </w:r>
      <w:r w:rsidR="002012ED">
        <w:t>dostarczane wraz z pożywieniem</w:t>
      </w:r>
      <w:r>
        <w:t>. Żeby organizm funkcjonował prawidłowo niezbędne jest dostarczenie odpowiedniej ilości składników odżywczych (więcej na ten temat w kolejnych p</w:t>
      </w:r>
      <w:ins w:id="127" w:author="Okot" w:date="2019-03-28T13:13:00Z">
        <w:r w:rsidR="003603BD">
          <w:t>unktach</w:t>
        </w:r>
      </w:ins>
      <w:del w:id="128" w:author="Okot" w:date="2019-03-28T13:13:00Z">
        <w:r w:rsidDel="003603BD">
          <w:delText>odrozdziałach</w:delText>
        </w:r>
      </w:del>
      <w:r>
        <w:t xml:space="preserve">). Zmniejszenie dziennego spożycia kalorii oznacza konieczność dostarczenia takiej samej ilości </w:t>
      </w:r>
      <w:r w:rsidR="002012ED">
        <w:t>elementów</w:t>
      </w:r>
      <w:r>
        <w:t xml:space="preserve"> w mniejszej ilości pożywienia.</w:t>
      </w:r>
    </w:p>
    <w:p w:rsidR="00BB2FDE" w:rsidRDefault="00BB2FDE" w:rsidP="0021282D">
      <w:r>
        <w:t xml:space="preserve">Zachowanie wagi jest teoretycznie najprostszym do osiągnięcia celem – wystarczy </w:t>
      </w:r>
      <w:r w:rsidR="0017766B">
        <w:t>spożywać tyle kalorii, ile się spala. Ponieważ, jak zostało wspomniane wcześniej, wyliczenie CPM bazuje po części na nieprecyzyjnych składowych, przyjmuje się, że nie trzeba ściśle przestrzegać wyliczonej wartości – ważne, żeby średnie dzienne spożycie oscylowało wokół tej liczby. Niektórzy dietetycy zalecają wręcz wprowadzenie na stałe deficytu rzędu 50-100 kcal/dz. Jest to zbyt mały brak by powodował chudnięcie i mógł doprowadzić do niedoborów składników odżywczych przy poprawnie zbilansowanej diecie, a jednocześnie skutecznie zapobiegałby zbyt częstemu przekraczaniu wyznaczonego spożycia.</w:t>
      </w:r>
    </w:p>
    <w:p w:rsidR="00CE545E" w:rsidRDefault="00CE545E" w:rsidP="0021282D"/>
    <w:p w:rsidR="00CE545E" w:rsidRDefault="00CE545E" w:rsidP="00CE545E">
      <w:pPr>
        <w:pStyle w:val="Nagwek2"/>
      </w:pPr>
      <w:r>
        <w:t>2.1.2. Ocena masy ciała</w:t>
      </w:r>
    </w:p>
    <w:p w:rsidR="00883447" w:rsidRDefault="00883447" w:rsidP="00883447"/>
    <w:p w:rsidR="00883447" w:rsidRDefault="00883447" w:rsidP="00883447">
      <w:r>
        <w:t>Wielokrotnie w niniejszej pracy używane były terminy nadwaga lub otyłość. Chociaż na intuicyjnym poziomie jest oczywiste, że chodzi o zwiększoną masę ciała, jednak z inżynierskiego punktu widzenia należy podejść do sprawy w bardziej mierzalny sposób.</w:t>
      </w:r>
    </w:p>
    <w:p w:rsidR="00883447" w:rsidRDefault="00883447" w:rsidP="00883447">
      <w:r>
        <w:t>Standardowo do matematyczne</w:t>
      </w:r>
      <w:ins w:id="129" w:author="Okot" w:date="2019-03-28T13:14:00Z">
        <w:r w:rsidR="003603BD">
          <w:t>j oceny</w:t>
        </w:r>
      </w:ins>
      <w:del w:id="130" w:author="Okot" w:date="2019-03-28T13:14:00Z">
        <w:r w:rsidDel="003603BD">
          <w:delText>go określania</w:delText>
        </w:r>
      </w:del>
      <w:r>
        <w:t xml:space="preserve"> masy ciała wykorzystywany jest parametr BMI (ang. body mass index). Jest to stosunek masy ciała człowieka do jego wzrostu. </w:t>
      </w:r>
    </w:p>
    <w:p w:rsidR="00883447" w:rsidRDefault="00883447" w:rsidP="00883447"/>
    <w:p w:rsidR="00883447" w:rsidRDefault="00883447">
      <m:oMathPara>
        <m:oMath>
          <m:r>
            <w:rPr>
              <w:rFonts w:ascii="Cambria Math" w:hAnsi="Cambria Math"/>
            </w:rPr>
            <m:t xml:space="preserve">BMI= </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W</m:t>
                  </m:r>
                </m:e>
                <m:sup>
                  <m:r>
                    <w:rPr>
                      <w:rFonts w:ascii="Cambria Math" w:hAnsi="Cambria Math"/>
                    </w:rPr>
                    <m:t>2</m:t>
                  </m:r>
                </m:sup>
              </m:sSup>
            </m:den>
          </m:f>
        </m:oMath>
      </m:oMathPara>
    </w:p>
    <w:p w:rsidR="00883447" w:rsidRPr="00FE7C45" w:rsidDel="00207140" w:rsidRDefault="00883447" w:rsidP="00883447">
      <w:pPr>
        <w:rPr>
          <w:del w:id="131" w:author="Okot" w:date="2019-03-28T23:20:00Z"/>
        </w:rPr>
      </w:pPr>
    </w:p>
    <w:p w:rsidR="00883447" w:rsidRDefault="00883447" w:rsidP="00883447">
      <w:pPr>
        <w:jc w:val="right"/>
      </w:pPr>
      <w:r>
        <w:t>(2.1)</w:t>
      </w:r>
    </w:p>
    <w:p w:rsidR="00883447" w:rsidRDefault="00883447" w:rsidP="00883447">
      <w:pPr>
        <w:ind w:firstLine="0"/>
        <w:jc w:val="left"/>
      </w:pPr>
      <w:r>
        <w:t xml:space="preserve">gdzie: </w:t>
      </w:r>
    </w:p>
    <w:p w:rsidR="00DC6C8E" w:rsidRDefault="00DC6C8E" w:rsidP="00883447">
      <w:pPr>
        <w:ind w:firstLine="0"/>
        <w:jc w:val="left"/>
      </w:pPr>
      <w:r>
        <w:t>BMI – oznacza indeks masy ciała;</w:t>
      </w:r>
    </w:p>
    <w:p w:rsidR="00DC6C8E" w:rsidRDefault="00DC6C8E" w:rsidP="00883447">
      <w:pPr>
        <w:ind w:firstLine="0"/>
        <w:jc w:val="left"/>
      </w:pPr>
      <w:r>
        <w:t>M – oznacza wagę człowieka wyrażoną w kilogramach;</w:t>
      </w:r>
    </w:p>
    <w:p w:rsidR="00DC6C8E" w:rsidRDefault="00DC6C8E" w:rsidP="00883447">
      <w:pPr>
        <w:ind w:firstLine="0"/>
        <w:jc w:val="left"/>
      </w:pPr>
      <w:r>
        <w:lastRenderedPageBreak/>
        <w:t>W – oznacza wzrost człowieka wyrażony w centymetrach.</w:t>
      </w:r>
    </w:p>
    <w:p w:rsidR="00883447" w:rsidRPr="00883447" w:rsidRDefault="00883447" w:rsidP="00883447"/>
    <w:p w:rsidR="006F5DB1" w:rsidRDefault="00923BE6" w:rsidP="006F5DB1">
      <w:r>
        <w:t>Interpretację wartości liczbowej BMI można znaleźć w tabeli poniżej.</w:t>
      </w:r>
    </w:p>
    <w:p w:rsidR="00923BE6" w:rsidRDefault="00923BE6" w:rsidP="006F5DB1"/>
    <w:p w:rsidR="00CB3E1D" w:rsidRDefault="00220100" w:rsidP="00220100">
      <w:pPr>
        <w:ind w:firstLine="0"/>
        <w:rPr>
          <w:ins w:id="132" w:author="Okot" w:date="2019-03-28T23:18:00Z"/>
        </w:rPr>
      </w:pPr>
      <w:r>
        <w:t>Tabela 2.2.</w:t>
      </w:r>
    </w:p>
    <w:p w:rsidR="002005C7" w:rsidRDefault="00220100" w:rsidP="00220100">
      <w:pPr>
        <w:ind w:firstLine="0"/>
      </w:pPr>
      <w:r>
        <w:t xml:space="preserve"> Podstawowa klasyfikacja wskaźnika BMI na podstawie Campbella [8]</w:t>
      </w:r>
      <w:r w:rsidR="002005C7">
        <w:t>.</w:t>
      </w:r>
    </w:p>
    <w:tbl>
      <w:tblPr>
        <w:tblStyle w:val="Tabela-Siatka"/>
        <w:tblW w:w="0" w:type="auto"/>
        <w:tblLook w:val="04A0" w:firstRow="1" w:lastRow="0" w:firstColumn="1" w:lastColumn="0" w:noHBand="0" w:noVBand="1"/>
      </w:tblPr>
      <w:tblGrid>
        <w:gridCol w:w="4530"/>
        <w:gridCol w:w="4531"/>
      </w:tblGrid>
      <w:tr w:rsidR="002005C7" w:rsidTr="002005C7">
        <w:tc>
          <w:tcPr>
            <w:tcW w:w="4530" w:type="dxa"/>
          </w:tcPr>
          <w:p w:rsidR="002005C7" w:rsidRPr="002005C7" w:rsidRDefault="002005C7" w:rsidP="002005C7">
            <w:pPr>
              <w:ind w:firstLine="0"/>
              <w:jc w:val="center"/>
              <w:rPr>
                <w:b/>
              </w:rPr>
            </w:pPr>
            <w:r w:rsidRPr="002005C7">
              <w:rPr>
                <w:b/>
              </w:rPr>
              <w:t>Wartość wskaźnika BMI</w:t>
            </w:r>
          </w:p>
        </w:tc>
        <w:tc>
          <w:tcPr>
            <w:tcW w:w="4531" w:type="dxa"/>
          </w:tcPr>
          <w:p w:rsidR="002005C7" w:rsidRPr="002005C7" w:rsidRDefault="002005C7" w:rsidP="002005C7">
            <w:pPr>
              <w:ind w:firstLine="0"/>
              <w:jc w:val="center"/>
              <w:rPr>
                <w:b/>
              </w:rPr>
            </w:pPr>
            <w:r w:rsidRPr="002005C7">
              <w:rPr>
                <w:b/>
              </w:rPr>
              <w:t>Klasyfikacja</w:t>
            </w:r>
          </w:p>
        </w:tc>
      </w:tr>
      <w:tr w:rsidR="002005C7" w:rsidTr="002005C7">
        <w:tc>
          <w:tcPr>
            <w:tcW w:w="4530" w:type="dxa"/>
          </w:tcPr>
          <w:p w:rsidR="002005C7" w:rsidRDefault="002005C7" w:rsidP="002005C7">
            <w:pPr>
              <w:ind w:firstLine="0"/>
              <w:jc w:val="center"/>
            </w:pPr>
            <w:r>
              <w:t xml:space="preserve">19 – 25 </w:t>
            </w:r>
          </w:p>
        </w:tc>
        <w:tc>
          <w:tcPr>
            <w:tcW w:w="4531" w:type="dxa"/>
          </w:tcPr>
          <w:p w:rsidR="002005C7" w:rsidRDefault="002005C7" w:rsidP="002005C7">
            <w:pPr>
              <w:ind w:firstLine="0"/>
              <w:jc w:val="center"/>
            </w:pPr>
            <w:r>
              <w:t>Waga normalna</w:t>
            </w:r>
          </w:p>
        </w:tc>
      </w:tr>
      <w:tr w:rsidR="002005C7" w:rsidTr="002005C7">
        <w:tc>
          <w:tcPr>
            <w:tcW w:w="4530" w:type="dxa"/>
          </w:tcPr>
          <w:p w:rsidR="002005C7" w:rsidRDefault="002005C7" w:rsidP="002005C7">
            <w:pPr>
              <w:ind w:firstLine="0"/>
              <w:jc w:val="center"/>
            </w:pPr>
            <w:r>
              <w:t>25 – 30</w:t>
            </w:r>
          </w:p>
        </w:tc>
        <w:tc>
          <w:tcPr>
            <w:tcW w:w="4531" w:type="dxa"/>
          </w:tcPr>
          <w:p w:rsidR="002005C7" w:rsidRDefault="002005C7" w:rsidP="002005C7">
            <w:pPr>
              <w:ind w:firstLine="0"/>
              <w:jc w:val="center"/>
            </w:pPr>
            <w:r>
              <w:t>Nadwaga</w:t>
            </w:r>
          </w:p>
        </w:tc>
      </w:tr>
      <w:tr w:rsidR="002005C7" w:rsidTr="002005C7">
        <w:tc>
          <w:tcPr>
            <w:tcW w:w="4530" w:type="dxa"/>
          </w:tcPr>
          <w:p w:rsidR="002005C7" w:rsidRDefault="002005C7" w:rsidP="002005C7">
            <w:pPr>
              <w:ind w:firstLine="0"/>
              <w:jc w:val="center"/>
            </w:pPr>
            <w:r>
              <w:t>&gt; 30</w:t>
            </w:r>
          </w:p>
        </w:tc>
        <w:tc>
          <w:tcPr>
            <w:tcW w:w="4531" w:type="dxa"/>
          </w:tcPr>
          <w:p w:rsidR="002005C7" w:rsidRDefault="002005C7" w:rsidP="002005C7">
            <w:pPr>
              <w:ind w:firstLine="0"/>
              <w:jc w:val="center"/>
            </w:pPr>
            <w:r>
              <w:t>Otyłość</w:t>
            </w:r>
          </w:p>
        </w:tc>
      </w:tr>
    </w:tbl>
    <w:p w:rsidR="002005C7" w:rsidRDefault="002005C7" w:rsidP="00220100">
      <w:pPr>
        <w:ind w:firstLine="0"/>
      </w:pPr>
    </w:p>
    <w:p w:rsidR="002005C7" w:rsidRDefault="002005C7" w:rsidP="00220100">
      <w:pPr>
        <w:ind w:firstLine="0"/>
      </w:pPr>
      <w:r>
        <w:tab/>
        <w:t>Istnieje również klasyfikacja rozszerzona.</w:t>
      </w:r>
    </w:p>
    <w:p w:rsidR="002005C7" w:rsidRDefault="002005C7" w:rsidP="00220100">
      <w:pPr>
        <w:ind w:firstLine="0"/>
      </w:pPr>
    </w:p>
    <w:p w:rsidR="00CB3E1D" w:rsidRDefault="002005C7" w:rsidP="00220100">
      <w:pPr>
        <w:ind w:firstLine="0"/>
        <w:rPr>
          <w:ins w:id="133" w:author="Okot" w:date="2019-03-28T23:18:00Z"/>
        </w:rPr>
      </w:pPr>
      <w:r>
        <w:t xml:space="preserve">Tabela 2.3. </w:t>
      </w:r>
    </w:p>
    <w:p w:rsidR="002005C7" w:rsidRDefault="002005C7" w:rsidP="00220100">
      <w:pPr>
        <w:ind w:firstLine="0"/>
      </w:pPr>
      <w:r>
        <w:t>Poszerzona klasyfikacja wskaźnika BMI  [7].</w:t>
      </w:r>
    </w:p>
    <w:tbl>
      <w:tblPr>
        <w:tblStyle w:val="Tabela-Siatka"/>
        <w:tblW w:w="0" w:type="auto"/>
        <w:tblLook w:val="04A0" w:firstRow="1" w:lastRow="0" w:firstColumn="1" w:lastColumn="0" w:noHBand="0" w:noVBand="1"/>
      </w:tblPr>
      <w:tblGrid>
        <w:gridCol w:w="4530"/>
        <w:gridCol w:w="4531"/>
      </w:tblGrid>
      <w:tr w:rsidR="002005C7" w:rsidRPr="002005C7" w:rsidTr="002C7999">
        <w:tc>
          <w:tcPr>
            <w:tcW w:w="4530" w:type="dxa"/>
          </w:tcPr>
          <w:p w:rsidR="002005C7" w:rsidRPr="002005C7" w:rsidRDefault="002005C7" w:rsidP="002C7999">
            <w:pPr>
              <w:ind w:firstLine="0"/>
              <w:jc w:val="center"/>
              <w:rPr>
                <w:b/>
              </w:rPr>
            </w:pPr>
            <w:r w:rsidRPr="002005C7">
              <w:rPr>
                <w:b/>
              </w:rPr>
              <w:t>Wartość wskaźnika BMI</w:t>
            </w:r>
          </w:p>
        </w:tc>
        <w:tc>
          <w:tcPr>
            <w:tcW w:w="4531" w:type="dxa"/>
          </w:tcPr>
          <w:p w:rsidR="002005C7" w:rsidRPr="002005C7" w:rsidRDefault="002005C7" w:rsidP="002C7999">
            <w:pPr>
              <w:ind w:firstLine="0"/>
              <w:jc w:val="center"/>
              <w:rPr>
                <w:b/>
              </w:rPr>
            </w:pPr>
            <w:r w:rsidRPr="002005C7">
              <w:rPr>
                <w:b/>
              </w:rPr>
              <w:t>Klasyfikacja</w:t>
            </w:r>
          </w:p>
        </w:tc>
      </w:tr>
      <w:tr w:rsidR="002005C7" w:rsidTr="002C7999">
        <w:tc>
          <w:tcPr>
            <w:tcW w:w="4530" w:type="dxa"/>
          </w:tcPr>
          <w:p w:rsidR="002005C7" w:rsidRDefault="002005C7" w:rsidP="002C7999">
            <w:pPr>
              <w:ind w:firstLine="0"/>
              <w:jc w:val="center"/>
            </w:pPr>
            <w:r>
              <w:t>&lt; 16</w:t>
            </w:r>
          </w:p>
        </w:tc>
        <w:tc>
          <w:tcPr>
            <w:tcW w:w="4531" w:type="dxa"/>
          </w:tcPr>
          <w:p w:rsidR="002005C7" w:rsidRDefault="002005C7" w:rsidP="002C7999">
            <w:pPr>
              <w:ind w:firstLine="0"/>
              <w:jc w:val="center"/>
            </w:pPr>
            <w:r>
              <w:t>Wygłodzenie</w:t>
            </w:r>
          </w:p>
        </w:tc>
      </w:tr>
      <w:tr w:rsidR="002005C7" w:rsidTr="002C7999">
        <w:tc>
          <w:tcPr>
            <w:tcW w:w="4530" w:type="dxa"/>
          </w:tcPr>
          <w:p w:rsidR="002005C7" w:rsidRDefault="002005C7" w:rsidP="002C7999">
            <w:pPr>
              <w:ind w:firstLine="0"/>
              <w:jc w:val="center"/>
            </w:pPr>
            <w:r>
              <w:t>16 – 16,99</w:t>
            </w:r>
          </w:p>
        </w:tc>
        <w:tc>
          <w:tcPr>
            <w:tcW w:w="4531" w:type="dxa"/>
          </w:tcPr>
          <w:p w:rsidR="002005C7" w:rsidRDefault="002005C7" w:rsidP="002C7999">
            <w:pPr>
              <w:ind w:firstLine="0"/>
              <w:jc w:val="center"/>
            </w:pPr>
            <w:r>
              <w:t>Wychudzenie</w:t>
            </w:r>
          </w:p>
        </w:tc>
      </w:tr>
      <w:tr w:rsidR="002005C7" w:rsidTr="002C7999">
        <w:tc>
          <w:tcPr>
            <w:tcW w:w="4530" w:type="dxa"/>
          </w:tcPr>
          <w:p w:rsidR="002005C7" w:rsidRDefault="00BE7EAB" w:rsidP="002C7999">
            <w:pPr>
              <w:ind w:firstLine="0"/>
              <w:jc w:val="center"/>
            </w:pPr>
            <w:r>
              <w:t>17 – 18,49</w:t>
            </w:r>
          </w:p>
        </w:tc>
        <w:tc>
          <w:tcPr>
            <w:tcW w:w="4531" w:type="dxa"/>
          </w:tcPr>
          <w:p w:rsidR="002005C7" w:rsidRDefault="00BE7EAB" w:rsidP="002C7999">
            <w:pPr>
              <w:ind w:firstLine="0"/>
              <w:jc w:val="center"/>
            </w:pPr>
            <w:r>
              <w:t>Niedowaga</w:t>
            </w:r>
          </w:p>
        </w:tc>
      </w:tr>
      <w:tr w:rsidR="00BE7EAB" w:rsidTr="002C7999">
        <w:tc>
          <w:tcPr>
            <w:tcW w:w="4530" w:type="dxa"/>
          </w:tcPr>
          <w:p w:rsidR="00BE7EAB" w:rsidRDefault="00BE7EAB" w:rsidP="002C7999">
            <w:pPr>
              <w:ind w:firstLine="0"/>
              <w:jc w:val="center"/>
            </w:pPr>
            <w:r>
              <w:t>18,5 – 24,99</w:t>
            </w:r>
          </w:p>
        </w:tc>
        <w:tc>
          <w:tcPr>
            <w:tcW w:w="4531" w:type="dxa"/>
          </w:tcPr>
          <w:p w:rsidR="00BE7EAB" w:rsidRDefault="00BE7EAB" w:rsidP="002C7999">
            <w:pPr>
              <w:ind w:firstLine="0"/>
              <w:jc w:val="center"/>
            </w:pPr>
            <w:r>
              <w:t>Waga prawidłowa</w:t>
            </w:r>
          </w:p>
        </w:tc>
      </w:tr>
      <w:tr w:rsidR="00BE7EAB" w:rsidTr="002C7999">
        <w:tc>
          <w:tcPr>
            <w:tcW w:w="4530" w:type="dxa"/>
          </w:tcPr>
          <w:p w:rsidR="00BE7EAB" w:rsidRDefault="00BE7EAB" w:rsidP="002C7999">
            <w:pPr>
              <w:ind w:firstLine="0"/>
              <w:jc w:val="center"/>
            </w:pPr>
            <w:r>
              <w:t>25 – 29,99</w:t>
            </w:r>
          </w:p>
        </w:tc>
        <w:tc>
          <w:tcPr>
            <w:tcW w:w="4531" w:type="dxa"/>
          </w:tcPr>
          <w:p w:rsidR="00BE7EAB" w:rsidRDefault="00BE7EAB" w:rsidP="002C7999">
            <w:pPr>
              <w:ind w:firstLine="0"/>
              <w:jc w:val="center"/>
            </w:pPr>
            <w:r>
              <w:t>Nadwaga</w:t>
            </w:r>
          </w:p>
        </w:tc>
      </w:tr>
      <w:tr w:rsidR="00BE7EAB" w:rsidTr="002C7999">
        <w:tc>
          <w:tcPr>
            <w:tcW w:w="4530" w:type="dxa"/>
          </w:tcPr>
          <w:p w:rsidR="00BE7EAB" w:rsidRDefault="00BE7EAB" w:rsidP="002C7999">
            <w:pPr>
              <w:ind w:firstLine="0"/>
              <w:jc w:val="center"/>
            </w:pPr>
            <w:r>
              <w:t>30 – 34,99</w:t>
            </w:r>
          </w:p>
        </w:tc>
        <w:tc>
          <w:tcPr>
            <w:tcW w:w="4531" w:type="dxa"/>
          </w:tcPr>
          <w:p w:rsidR="00BE7EAB" w:rsidRDefault="00BE7EAB" w:rsidP="002C7999">
            <w:pPr>
              <w:ind w:firstLine="0"/>
              <w:jc w:val="center"/>
            </w:pPr>
            <w:r>
              <w:t>Otyłość I stopnia</w:t>
            </w:r>
          </w:p>
        </w:tc>
      </w:tr>
      <w:tr w:rsidR="00BE7EAB" w:rsidTr="002C7999">
        <w:tc>
          <w:tcPr>
            <w:tcW w:w="4530" w:type="dxa"/>
          </w:tcPr>
          <w:p w:rsidR="00BE7EAB" w:rsidRDefault="00BE7EAB" w:rsidP="002C7999">
            <w:pPr>
              <w:ind w:firstLine="0"/>
              <w:jc w:val="center"/>
            </w:pPr>
            <w:r>
              <w:t>35 – 39,99</w:t>
            </w:r>
          </w:p>
        </w:tc>
        <w:tc>
          <w:tcPr>
            <w:tcW w:w="4531" w:type="dxa"/>
          </w:tcPr>
          <w:p w:rsidR="00BE7EAB" w:rsidRDefault="00BE7EAB" w:rsidP="002C7999">
            <w:pPr>
              <w:ind w:firstLine="0"/>
              <w:jc w:val="center"/>
            </w:pPr>
            <w:r>
              <w:t>Otyłość II stopnia (otyłość kliniczna)</w:t>
            </w:r>
          </w:p>
        </w:tc>
      </w:tr>
      <w:tr w:rsidR="00BE7EAB" w:rsidTr="002C7999">
        <w:tc>
          <w:tcPr>
            <w:tcW w:w="4530" w:type="dxa"/>
          </w:tcPr>
          <w:p w:rsidR="00BE7EAB" w:rsidRDefault="00BE7EAB" w:rsidP="002C7999">
            <w:pPr>
              <w:ind w:firstLine="0"/>
              <w:jc w:val="center"/>
            </w:pPr>
            <w:r>
              <w:t>≥ 40</w:t>
            </w:r>
          </w:p>
        </w:tc>
        <w:tc>
          <w:tcPr>
            <w:tcW w:w="4531" w:type="dxa"/>
          </w:tcPr>
          <w:p w:rsidR="00BE7EAB" w:rsidRDefault="00BE7EAB" w:rsidP="002C7999">
            <w:pPr>
              <w:ind w:firstLine="0"/>
              <w:jc w:val="center"/>
            </w:pPr>
            <w:r>
              <w:t>Otyłość III stopnia (otyłość skrajna)</w:t>
            </w:r>
          </w:p>
        </w:tc>
      </w:tr>
    </w:tbl>
    <w:p w:rsidR="002005C7" w:rsidRDefault="002005C7" w:rsidP="00220100">
      <w:pPr>
        <w:ind w:firstLine="0"/>
      </w:pPr>
    </w:p>
    <w:p w:rsidR="00923BE6" w:rsidRDefault="00780A45" w:rsidP="006F5DB1">
      <w:r>
        <w:t>Te same standardy stosuje zarówno do kobiet jak i mężczyzn. Niewskazane natomiast jest używanie wskaźnika BMI w ocenie wagi dzieci poniżej lat 14.</w:t>
      </w:r>
    </w:p>
    <w:p w:rsidR="006433E8" w:rsidRDefault="006433E8" w:rsidP="006F5DB1">
      <w:r>
        <w:t xml:space="preserve">W </w:t>
      </w:r>
      <w:r w:rsidR="00206673">
        <w:t>Internecie</w:t>
      </w:r>
      <w:r>
        <w:t xml:space="preserve"> jest do</w:t>
      </w:r>
      <w:r w:rsidR="00981D5B">
        <w:t>stępnych wiele kalkulatorów BMI, ale</w:t>
      </w:r>
      <w:r>
        <w:t xml:space="preserve"> </w:t>
      </w:r>
      <w:r w:rsidR="00C76893">
        <w:t>d</w:t>
      </w:r>
      <w:r w:rsidR="00FC2D11">
        <w:t xml:space="preserve">r </w:t>
      </w:r>
      <w:r>
        <w:t>Michael Greger proponuje lekko przyśpieszoną metodę przeprowadzenia obliczeń z wykorzystaniem zwykłego kalkulatora: należy wprowadzić swoją wagę w kilogramach, dopisać do niej cztery zera</w:t>
      </w:r>
      <w:r w:rsidR="00981D5B">
        <w:t>, a następnie dwa razy podzielić przez swój wzrost w centymetrach. Warto o tym pamiętać, gdyby najprostszy kalkulator był jedynym dostępnym narzędziem – ostatecznie nie wszyscy potrafią szybko potęgować w pamięci.</w:t>
      </w:r>
    </w:p>
    <w:p w:rsidR="006433E8" w:rsidRDefault="00981D5B" w:rsidP="006F5DB1">
      <w:pPr>
        <w:rPr>
          <w:ins w:id="134" w:author="Okot" w:date="2019-03-28T23:23:00Z"/>
        </w:rPr>
      </w:pPr>
      <w:r>
        <w:lastRenderedPageBreak/>
        <w:t>Chociaż przedstawiono już dwie proste metody obliczania BMI, w sytuacji gdy z jakichś powodów nie chce się wykonywać dokładnych obliczeń, można skorzystać z gotowych, uproszczonych tabel.</w:t>
      </w:r>
    </w:p>
    <w:p w:rsidR="00AC3362" w:rsidRDefault="00AC3362" w:rsidP="006F5DB1"/>
    <w:p w:rsidR="00981D5B" w:rsidDel="00CB3E1D" w:rsidRDefault="00981D5B" w:rsidP="006F5DB1">
      <w:pPr>
        <w:rPr>
          <w:del w:id="135" w:author="Okot" w:date="2019-03-28T23:18:00Z"/>
        </w:rPr>
      </w:pPr>
    </w:p>
    <w:p w:rsidR="00981D5B" w:rsidDel="00CB3E1D" w:rsidRDefault="00981D5B">
      <w:pPr>
        <w:spacing w:after="160" w:line="259" w:lineRule="auto"/>
        <w:ind w:firstLine="0"/>
        <w:jc w:val="left"/>
        <w:rPr>
          <w:del w:id="136" w:author="Okot" w:date="2019-03-28T23:18:00Z"/>
        </w:rPr>
      </w:pPr>
      <w:del w:id="137" w:author="Okot" w:date="2019-03-28T23:18:00Z">
        <w:r w:rsidDel="00CB3E1D">
          <w:br w:type="page"/>
        </w:r>
      </w:del>
    </w:p>
    <w:p w:rsidR="00CB6EBE" w:rsidRDefault="00981D5B">
      <w:pPr>
        <w:spacing w:after="160" w:line="259" w:lineRule="auto"/>
        <w:ind w:firstLine="0"/>
        <w:jc w:val="left"/>
        <w:rPr>
          <w:ins w:id="138" w:author="Okot" w:date="2019-03-28T23:18:00Z"/>
        </w:rPr>
        <w:pPrChange w:id="139" w:author="Okot" w:date="2019-03-28T23:18:00Z">
          <w:pPr>
            <w:ind w:firstLine="0"/>
          </w:pPr>
        </w:pPrChange>
      </w:pPr>
      <w:r>
        <w:t xml:space="preserve">Tabela 2.4. </w:t>
      </w:r>
    </w:p>
    <w:p w:rsidR="00981D5B" w:rsidRDefault="00981D5B" w:rsidP="002566CA">
      <w:pPr>
        <w:ind w:firstLine="0"/>
      </w:pPr>
      <w:r>
        <w:t>Ocena wagi na podstawie wagi i wzrostu [</w:t>
      </w:r>
      <w:del w:id="140" w:author="Okot" w:date="2019-03-28T13:16:00Z">
        <w:r w:rsidDel="003603BD">
          <w:delText>7</w:delText>
        </w:r>
      </w:del>
      <w:ins w:id="141" w:author="Okot" w:date="2019-03-28T13:16:00Z">
        <w:r w:rsidR="003603BD">
          <w:t>8</w:t>
        </w:r>
      </w:ins>
      <w:r>
        <w:t>].</w:t>
      </w:r>
    </w:p>
    <w:tbl>
      <w:tblPr>
        <w:tblStyle w:val="Tabela-Siatka"/>
        <w:tblW w:w="0" w:type="auto"/>
        <w:tblLook w:val="04A0" w:firstRow="1" w:lastRow="0" w:firstColumn="1" w:lastColumn="0" w:noHBand="0" w:noVBand="1"/>
      </w:tblPr>
      <w:tblGrid>
        <w:gridCol w:w="1997"/>
        <w:gridCol w:w="456"/>
        <w:gridCol w:w="456"/>
        <w:gridCol w:w="456"/>
        <w:gridCol w:w="456"/>
        <w:gridCol w:w="456"/>
        <w:gridCol w:w="456"/>
        <w:gridCol w:w="456"/>
        <w:gridCol w:w="456"/>
        <w:gridCol w:w="456"/>
        <w:gridCol w:w="456"/>
        <w:gridCol w:w="456"/>
        <w:gridCol w:w="682"/>
        <w:gridCol w:w="683"/>
        <w:gridCol w:w="683"/>
      </w:tblGrid>
      <w:tr w:rsidR="002566CA" w:rsidTr="001A00BC">
        <w:tc>
          <w:tcPr>
            <w:tcW w:w="1997" w:type="dxa"/>
          </w:tcPr>
          <w:p w:rsidR="002566CA" w:rsidRDefault="002566CA" w:rsidP="002566CA">
            <w:pPr>
              <w:ind w:firstLine="0"/>
            </w:pPr>
          </w:p>
        </w:tc>
        <w:tc>
          <w:tcPr>
            <w:tcW w:w="2736" w:type="dxa"/>
            <w:gridSpan w:val="6"/>
          </w:tcPr>
          <w:p w:rsidR="002566CA" w:rsidRPr="002566CA" w:rsidRDefault="002566CA" w:rsidP="002566CA">
            <w:pPr>
              <w:ind w:firstLine="0"/>
              <w:jc w:val="center"/>
              <w:rPr>
                <w:b/>
              </w:rPr>
            </w:pPr>
            <w:r w:rsidRPr="002566CA">
              <w:rPr>
                <w:b/>
              </w:rPr>
              <w:t>Waga normalna</w:t>
            </w:r>
          </w:p>
        </w:tc>
        <w:tc>
          <w:tcPr>
            <w:tcW w:w="2280" w:type="dxa"/>
            <w:gridSpan w:val="5"/>
          </w:tcPr>
          <w:p w:rsidR="002566CA" w:rsidRPr="002566CA" w:rsidRDefault="002566CA" w:rsidP="002566CA">
            <w:pPr>
              <w:ind w:firstLine="0"/>
              <w:jc w:val="center"/>
              <w:rPr>
                <w:b/>
              </w:rPr>
            </w:pPr>
            <w:r>
              <w:rPr>
                <w:b/>
              </w:rPr>
              <w:t>Nadwaga</w:t>
            </w:r>
          </w:p>
        </w:tc>
        <w:tc>
          <w:tcPr>
            <w:tcW w:w="2048" w:type="dxa"/>
            <w:gridSpan w:val="3"/>
          </w:tcPr>
          <w:p w:rsidR="002566CA" w:rsidRPr="002566CA" w:rsidRDefault="002566CA" w:rsidP="002566CA">
            <w:pPr>
              <w:ind w:firstLine="0"/>
              <w:jc w:val="center"/>
              <w:rPr>
                <w:b/>
              </w:rPr>
            </w:pPr>
            <w:r>
              <w:rPr>
                <w:b/>
              </w:rPr>
              <w:t>Otyłość</w:t>
            </w:r>
          </w:p>
        </w:tc>
      </w:tr>
      <w:tr w:rsidR="001A00BC" w:rsidTr="001A00BC">
        <w:tc>
          <w:tcPr>
            <w:tcW w:w="1997" w:type="dxa"/>
          </w:tcPr>
          <w:p w:rsidR="001A00BC" w:rsidRPr="002566CA" w:rsidRDefault="001A00BC" w:rsidP="002566CA">
            <w:pPr>
              <w:ind w:firstLine="0"/>
              <w:jc w:val="center"/>
              <w:rPr>
                <w:b/>
              </w:rPr>
            </w:pPr>
            <w:r w:rsidRPr="002566CA">
              <w:rPr>
                <w:b/>
              </w:rPr>
              <w:t>BMI</w:t>
            </w:r>
          </w:p>
        </w:tc>
        <w:tc>
          <w:tcPr>
            <w:tcW w:w="456" w:type="dxa"/>
          </w:tcPr>
          <w:p w:rsidR="001A00BC" w:rsidRPr="001A00BC" w:rsidRDefault="001A00BC" w:rsidP="002566CA">
            <w:pPr>
              <w:ind w:firstLine="0"/>
              <w:jc w:val="center"/>
            </w:pPr>
            <w:r w:rsidRPr="001A00BC">
              <w:t>19</w:t>
            </w:r>
          </w:p>
        </w:tc>
        <w:tc>
          <w:tcPr>
            <w:tcW w:w="456" w:type="dxa"/>
          </w:tcPr>
          <w:p w:rsidR="001A00BC" w:rsidRPr="001A00BC" w:rsidRDefault="001A00BC" w:rsidP="002566CA">
            <w:pPr>
              <w:ind w:firstLine="0"/>
              <w:jc w:val="center"/>
            </w:pPr>
            <w:r w:rsidRPr="001A00BC">
              <w:t>20</w:t>
            </w:r>
          </w:p>
        </w:tc>
        <w:tc>
          <w:tcPr>
            <w:tcW w:w="456" w:type="dxa"/>
          </w:tcPr>
          <w:p w:rsidR="001A00BC" w:rsidRPr="001A00BC" w:rsidRDefault="001A00BC" w:rsidP="002566CA">
            <w:pPr>
              <w:ind w:firstLine="0"/>
              <w:jc w:val="center"/>
            </w:pPr>
            <w:r w:rsidRPr="001A00BC">
              <w:t>21</w:t>
            </w:r>
          </w:p>
        </w:tc>
        <w:tc>
          <w:tcPr>
            <w:tcW w:w="456" w:type="dxa"/>
          </w:tcPr>
          <w:p w:rsidR="001A00BC" w:rsidRPr="001A00BC" w:rsidRDefault="001A00BC" w:rsidP="002566CA">
            <w:pPr>
              <w:ind w:firstLine="0"/>
              <w:jc w:val="center"/>
            </w:pPr>
            <w:r w:rsidRPr="001A00BC">
              <w:t>22</w:t>
            </w:r>
          </w:p>
        </w:tc>
        <w:tc>
          <w:tcPr>
            <w:tcW w:w="456" w:type="dxa"/>
          </w:tcPr>
          <w:p w:rsidR="001A00BC" w:rsidRPr="001A00BC" w:rsidRDefault="001A00BC" w:rsidP="002566CA">
            <w:pPr>
              <w:ind w:firstLine="0"/>
              <w:jc w:val="center"/>
            </w:pPr>
            <w:r w:rsidRPr="001A00BC">
              <w:t>23</w:t>
            </w:r>
          </w:p>
        </w:tc>
        <w:tc>
          <w:tcPr>
            <w:tcW w:w="456" w:type="dxa"/>
          </w:tcPr>
          <w:p w:rsidR="001A00BC" w:rsidRPr="001A00BC" w:rsidRDefault="001A00BC" w:rsidP="002566CA">
            <w:pPr>
              <w:ind w:firstLine="0"/>
              <w:jc w:val="center"/>
            </w:pPr>
            <w:r w:rsidRPr="001A00BC">
              <w:t>24</w:t>
            </w:r>
          </w:p>
        </w:tc>
        <w:tc>
          <w:tcPr>
            <w:tcW w:w="456" w:type="dxa"/>
          </w:tcPr>
          <w:p w:rsidR="001A00BC" w:rsidRPr="001A00BC" w:rsidRDefault="001A00BC" w:rsidP="002566CA">
            <w:pPr>
              <w:ind w:firstLine="0"/>
              <w:jc w:val="center"/>
            </w:pPr>
            <w:r w:rsidRPr="001A00BC">
              <w:t>25</w:t>
            </w:r>
          </w:p>
        </w:tc>
        <w:tc>
          <w:tcPr>
            <w:tcW w:w="456" w:type="dxa"/>
          </w:tcPr>
          <w:p w:rsidR="001A00BC" w:rsidRPr="001A00BC" w:rsidRDefault="001A00BC" w:rsidP="002566CA">
            <w:pPr>
              <w:ind w:firstLine="0"/>
              <w:jc w:val="center"/>
            </w:pPr>
            <w:r w:rsidRPr="001A00BC">
              <w:t>26</w:t>
            </w:r>
          </w:p>
        </w:tc>
        <w:tc>
          <w:tcPr>
            <w:tcW w:w="456" w:type="dxa"/>
          </w:tcPr>
          <w:p w:rsidR="001A00BC" w:rsidRPr="001A00BC" w:rsidRDefault="001A00BC" w:rsidP="002566CA">
            <w:pPr>
              <w:ind w:firstLine="0"/>
              <w:jc w:val="center"/>
            </w:pPr>
            <w:r w:rsidRPr="001A00BC">
              <w:t>27</w:t>
            </w:r>
          </w:p>
        </w:tc>
        <w:tc>
          <w:tcPr>
            <w:tcW w:w="456" w:type="dxa"/>
          </w:tcPr>
          <w:p w:rsidR="001A00BC" w:rsidRPr="001A00BC" w:rsidRDefault="001A00BC" w:rsidP="002566CA">
            <w:pPr>
              <w:ind w:firstLine="0"/>
              <w:jc w:val="center"/>
            </w:pPr>
            <w:r w:rsidRPr="001A00BC">
              <w:t>28</w:t>
            </w:r>
          </w:p>
        </w:tc>
        <w:tc>
          <w:tcPr>
            <w:tcW w:w="456" w:type="dxa"/>
          </w:tcPr>
          <w:p w:rsidR="001A00BC" w:rsidRPr="001A00BC" w:rsidRDefault="001A00BC" w:rsidP="002566CA">
            <w:pPr>
              <w:ind w:firstLine="0"/>
              <w:jc w:val="center"/>
            </w:pPr>
            <w:r w:rsidRPr="001A00BC">
              <w:t>29</w:t>
            </w:r>
          </w:p>
        </w:tc>
        <w:tc>
          <w:tcPr>
            <w:tcW w:w="682" w:type="dxa"/>
          </w:tcPr>
          <w:p w:rsidR="001A00BC" w:rsidRPr="001A00BC" w:rsidRDefault="001A00BC" w:rsidP="002566CA">
            <w:pPr>
              <w:ind w:firstLine="0"/>
              <w:jc w:val="center"/>
            </w:pPr>
            <w:r>
              <w:t>30</w:t>
            </w:r>
          </w:p>
        </w:tc>
        <w:tc>
          <w:tcPr>
            <w:tcW w:w="683" w:type="dxa"/>
          </w:tcPr>
          <w:p w:rsidR="001A00BC" w:rsidRPr="001A00BC" w:rsidRDefault="001A00BC" w:rsidP="002566CA">
            <w:pPr>
              <w:ind w:firstLine="0"/>
              <w:jc w:val="center"/>
            </w:pPr>
            <w:r>
              <w:t>35</w:t>
            </w:r>
          </w:p>
        </w:tc>
        <w:tc>
          <w:tcPr>
            <w:tcW w:w="683" w:type="dxa"/>
          </w:tcPr>
          <w:p w:rsidR="001A00BC" w:rsidRPr="001A00BC" w:rsidRDefault="001A00BC" w:rsidP="002566CA">
            <w:pPr>
              <w:ind w:firstLine="0"/>
              <w:jc w:val="center"/>
            </w:pPr>
            <w:r>
              <w:t>40</w:t>
            </w:r>
          </w:p>
        </w:tc>
      </w:tr>
      <w:tr w:rsidR="001A00BC" w:rsidTr="002C7999">
        <w:tc>
          <w:tcPr>
            <w:tcW w:w="1997" w:type="dxa"/>
          </w:tcPr>
          <w:p w:rsidR="001A00BC" w:rsidRPr="002566CA" w:rsidRDefault="001A00BC" w:rsidP="002566CA">
            <w:pPr>
              <w:ind w:firstLine="0"/>
              <w:jc w:val="center"/>
              <w:rPr>
                <w:b/>
              </w:rPr>
            </w:pPr>
            <w:r>
              <w:rPr>
                <w:b/>
              </w:rPr>
              <w:t>Wzrost (cm)</w:t>
            </w:r>
          </w:p>
        </w:tc>
        <w:tc>
          <w:tcPr>
            <w:tcW w:w="7064" w:type="dxa"/>
            <w:gridSpan w:val="14"/>
          </w:tcPr>
          <w:p w:rsidR="001A00BC" w:rsidRPr="001A00BC" w:rsidRDefault="001A00BC" w:rsidP="002566CA">
            <w:pPr>
              <w:ind w:firstLine="0"/>
              <w:jc w:val="center"/>
              <w:rPr>
                <w:b/>
              </w:rPr>
            </w:pPr>
            <w:r w:rsidRPr="001A00BC">
              <w:rPr>
                <w:b/>
              </w:rPr>
              <w:t>Waga (kg)</w:t>
            </w:r>
          </w:p>
        </w:tc>
      </w:tr>
      <w:tr w:rsidR="001A00BC" w:rsidTr="001A00BC">
        <w:tc>
          <w:tcPr>
            <w:tcW w:w="1997" w:type="dxa"/>
          </w:tcPr>
          <w:p w:rsidR="001A00BC" w:rsidRPr="002566CA" w:rsidRDefault="001A00BC" w:rsidP="002566CA">
            <w:pPr>
              <w:ind w:firstLine="0"/>
              <w:jc w:val="center"/>
              <w:rPr>
                <w:b/>
              </w:rPr>
            </w:pPr>
            <w:r>
              <w:rPr>
                <w:b/>
              </w:rPr>
              <w:t>140</w:t>
            </w:r>
          </w:p>
        </w:tc>
        <w:tc>
          <w:tcPr>
            <w:tcW w:w="456" w:type="dxa"/>
          </w:tcPr>
          <w:p w:rsidR="001A00BC" w:rsidRPr="001A00BC" w:rsidRDefault="001A00BC" w:rsidP="002566CA">
            <w:pPr>
              <w:ind w:firstLine="0"/>
              <w:jc w:val="center"/>
            </w:pPr>
            <w:r>
              <w:t>37</w:t>
            </w:r>
          </w:p>
        </w:tc>
        <w:tc>
          <w:tcPr>
            <w:tcW w:w="456" w:type="dxa"/>
          </w:tcPr>
          <w:p w:rsidR="001A00BC" w:rsidRPr="001A00BC" w:rsidRDefault="001A00BC" w:rsidP="002566CA">
            <w:pPr>
              <w:ind w:firstLine="0"/>
              <w:jc w:val="center"/>
            </w:pPr>
            <w:r>
              <w:t>39</w:t>
            </w:r>
          </w:p>
        </w:tc>
        <w:tc>
          <w:tcPr>
            <w:tcW w:w="456" w:type="dxa"/>
          </w:tcPr>
          <w:p w:rsidR="001A00BC" w:rsidRPr="001A00BC" w:rsidRDefault="001A00BC" w:rsidP="002566CA">
            <w:pPr>
              <w:ind w:firstLine="0"/>
              <w:jc w:val="center"/>
            </w:pPr>
            <w:r>
              <w:t>41</w:t>
            </w:r>
          </w:p>
        </w:tc>
        <w:tc>
          <w:tcPr>
            <w:tcW w:w="456" w:type="dxa"/>
          </w:tcPr>
          <w:p w:rsidR="001A00BC" w:rsidRPr="001A00BC" w:rsidRDefault="001A00BC" w:rsidP="002566CA">
            <w:pPr>
              <w:ind w:firstLine="0"/>
              <w:jc w:val="center"/>
            </w:pPr>
            <w:r>
              <w:t>43</w:t>
            </w:r>
          </w:p>
        </w:tc>
        <w:tc>
          <w:tcPr>
            <w:tcW w:w="456" w:type="dxa"/>
          </w:tcPr>
          <w:p w:rsidR="001A00BC" w:rsidRPr="001A00BC" w:rsidRDefault="001A00BC" w:rsidP="002566CA">
            <w:pPr>
              <w:ind w:firstLine="0"/>
              <w:jc w:val="center"/>
            </w:pPr>
            <w:r>
              <w:t>45</w:t>
            </w:r>
          </w:p>
        </w:tc>
        <w:tc>
          <w:tcPr>
            <w:tcW w:w="456" w:type="dxa"/>
          </w:tcPr>
          <w:p w:rsidR="001A00BC" w:rsidRPr="001A00BC" w:rsidRDefault="001A00BC" w:rsidP="002566CA">
            <w:pPr>
              <w:ind w:firstLine="0"/>
              <w:jc w:val="center"/>
            </w:pPr>
            <w:r>
              <w:t>47</w:t>
            </w:r>
          </w:p>
        </w:tc>
        <w:tc>
          <w:tcPr>
            <w:tcW w:w="456" w:type="dxa"/>
          </w:tcPr>
          <w:p w:rsidR="001A00BC" w:rsidRPr="001A00BC" w:rsidRDefault="001A00BC" w:rsidP="002566CA">
            <w:pPr>
              <w:ind w:firstLine="0"/>
              <w:jc w:val="center"/>
            </w:pPr>
            <w:r>
              <w:t>49</w:t>
            </w:r>
          </w:p>
        </w:tc>
        <w:tc>
          <w:tcPr>
            <w:tcW w:w="456" w:type="dxa"/>
          </w:tcPr>
          <w:p w:rsidR="001A00BC" w:rsidRPr="001A00BC" w:rsidRDefault="001A00BC" w:rsidP="002566CA">
            <w:pPr>
              <w:ind w:firstLine="0"/>
              <w:jc w:val="center"/>
            </w:pPr>
            <w:r>
              <w:t>51</w:t>
            </w:r>
          </w:p>
        </w:tc>
        <w:tc>
          <w:tcPr>
            <w:tcW w:w="456" w:type="dxa"/>
          </w:tcPr>
          <w:p w:rsidR="001A00BC" w:rsidRPr="001A00BC" w:rsidRDefault="001A00BC" w:rsidP="002566CA">
            <w:pPr>
              <w:ind w:firstLine="0"/>
              <w:jc w:val="center"/>
            </w:pPr>
            <w:r>
              <w:t>53</w:t>
            </w:r>
          </w:p>
        </w:tc>
        <w:tc>
          <w:tcPr>
            <w:tcW w:w="456" w:type="dxa"/>
          </w:tcPr>
          <w:p w:rsidR="001A00BC" w:rsidRPr="001A00BC" w:rsidRDefault="001A00BC" w:rsidP="002566CA">
            <w:pPr>
              <w:ind w:firstLine="0"/>
              <w:jc w:val="center"/>
            </w:pPr>
            <w:r>
              <w:t>55</w:t>
            </w:r>
          </w:p>
        </w:tc>
        <w:tc>
          <w:tcPr>
            <w:tcW w:w="456" w:type="dxa"/>
          </w:tcPr>
          <w:p w:rsidR="001A00BC" w:rsidRPr="001A00BC" w:rsidRDefault="001A00BC" w:rsidP="002566CA">
            <w:pPr>
              <w:ind w:firstLine="0"/>
              <w:jc w:val="center"/>
            </w:pPr>
            <w:r>
              <w:t>57</w:t>
            </w:r>
          </w:p>
        </w:tc>
        <w:tc>
          <w:tcPr>
            <w:tcW w:w="682" w:type="dxa"/>
          </w:tcPr>
          <w:p w:rsidR="001A00BC" w:rsidRDefault="001A00BC" w:rsidP="002566CA">
            <w:pPr>
              <w:ind w:firstLine="0"/>
              <w:jc w:val="center"/>
            </w:pPr>
            <w:r>
              <w:t>59</w:t>
            </w:r>
          </w:p>
        </w:tc>
        <w:tc>
          <w:tcPr>
            <w:tcW w:w="683" w:type="dxa"/>
          </w:tcPr>
          <w:p w:rsidR="001A00BC" w:rsidRDefault="001A00BC" w:rsidP="002566CA">
            <w:pPr>
              <w:ind w:firstLine="0"/>
              <w:jc w:val="center"/>
            </w:pPr>
            <w:r>
              <w:t>69</w:t>
            </w:r>
          </w:p>
        </w:tc>
        <w:tc>
          <w:tcPr>
            <w:tcW w:w="683" w:type="dxa"/>
          </w:tcPr>
          <w:p w:rsidR="001A00BC" w:rsidRDefault="001A00BC" w:rsidP="002566CA">
            <w:pPr>
              <w:ind w:firstLine="0"/>
              <w:jc w:val="center"/>
            </w:pPr>
            <w:r>
              <w:t>79</w:t>
            </w:r>
          </w:p>
        </w:tc>
      </w:tr>
      <w:tr w:rsidR="001A00BC" w:rsidTr="001A00BC">
        <w:tc>
          <w:tcPr>
            <w:tcW w:w="1997" w:type="dxa"/>
          </w:tcPr>
          <w:p w:rsidR="001A00BC" w:rsidRDefault="001A00BC" w:rsidP="002566CA">
            <w:pPr>
              <w:ind w:firstLine="0"/>
              <w:jc w:val="center"/>
              <w:rPr>
                <w:b/>
              </w:rPr>
            </w:pPr>
            <w:r>
              <w:rPr>
                <w:b/>
              </w:rPr>
              <w:t>145</w:t>
            </w:r>
          </w:p>
        </w:tc>
        <w:tc>
          <w:tcPr>
            <w:tcW w:w="456" w:type="dxa"/>
          </w:tcPr>
          <w:p w:rsidR="001A00BC" w:rsidRPr="001A00BC" w:rsidRDefault="001A00BC" w:rsidP="002566CA">
            <w:pPr>
              <w:ind w:firstLine="0"/>
              <w:jc w:val="center"/>
            </w:pPr>
            <w:r>
              <w:t>40</w:t>
            </w:r>
          </w:p>
        </w:tc>
        <w:tc>
          <w:tcPr>
            <w:tcW w:w="456" w:type="dxa"/>
          </w:tcPr>
          <w:p w:rsidR="001A00BC" w:rsidRPr="001A00BC" w:rsidRDefault="001A00BC" w:rsidP="002566CA">
            <w:pPr>
              <w:ind w:firstLine="0"/>
              <w:jc w:val="center"/>
            </w:pPr>
            <w:r>
              <w:t>42</w:t>
            </w:r>
          </w:p>
        </w:tc>
        <w:tc>
          <w:tcPr>
            <w:tcW w:w="456" w:type="dxa"/>
          </w:tcPr>
          <w:p w:rsidR="001A00BC" w:rsidRPr="001A00BC" w:rsidRDefault="001A00BC" w:rsidP="002566CA">
            <w:pPr>
              <w:ind w:firstLine="0"/>
              <w:jc w:val="center"/>
            </w:pPr>
            <w:r>
              <w:t>44</w:t>
            </w:r>
          </w:p>
        </w:tc>
        <w:tc>
          <w:tcPr>
            <w:tcW w:w="456" w:type="dxa"/>
          </w:tcPr>
          <w:p w:rsidR="001A00BC" w:rsidRPr="001A00BC" w:rsidRDefault="001A00BC" w:rsidP="002566CA">
            <w:pPr>
              <w:ind w:firstLine="0"/>
              <w:jc w:val="center"/>
            </w:pPr>
            <w:r>
              <w:t>46</w:t>
            </w:r>
          </w:p>
        </w:tc>
        <w:tc>
          <w:tcPr>
            <w:tcW w:w="456" w:type="dxa"/>
          </w:tcPr>
          <w:p w:rsidR="001A00BC" w:rsidRPr="001A00BC" w:rsidRDefault="001A00BC" w:rsidP="002566CA">
            <w:pPr>
              <w:ind w:firstLine="0"/>
              <w:jc w:val="center"/>
            </w:pPr>
            <w:r>
              <w:t>48</w:t>
            </w:r>
          </w:p>
        </w:tc>
        <w:tc>
          <w:tcPr>
            <w:tcW w:w="456" w:type="dxa"/>
          </w:tcPr>
          <w:p w:rsidR="001A00BC" w:rsidRPr="001A00BC" w:rsidRDefault="001A00BC" w:rsidP="002566CA">
            <w:pPr>
              <w:ind w:firstLine="0"/>
              <w:jc w:val="center"/>
            </w:pPr>
            <w:r>
              <w:t>50</w:t>
            </w:r>
          </w:p>
        </w:tc>
        <w:tc>
          <w:tcPr>
            <w:tcW w:w="456" w:type="dxa"/>
          </w:tcPr>
          <w:p w:rsidR="001A00BC" w:rsidRPr="001A00BC" w:rsidRDefault="001A00BC" w:rsidP="002566CA">
            <w:pPr>
              <w:ind w:firstLine="0"/>
              <w:jc w:val="center"/>
            </w:pPr>
            <w:r>
              <w:t>52</w:t>
            </w:r>
          </w:p>
        </w:tc>
        <w:tc>
          <w:tcPr>
            <w:tcW w:w="456" w:type="dxa"/>
          </w:tcPr>
          <w:p w:rsidR="001A00BC" w:rsidRPr="001A00BC" w:rsidRDefault="001A00BC" w:rsidP="002566CA">
            <w:pPr>
              <w:ind w:firstLine="0"/>
              <w:jc w:val="center"/>
            </w:pPr>
            <w:r>
              <w:t>54</w:t>
            </w:r>
          </w:p>
        </w:tc>
        <w:tc>
          <w:tcPr>
            <w:tcW w:w="456" w:type="dxa"/>
          </w:tcPr>
          <w:p w:rsidR="001A00BC" w:rsidRPr="001A00BC" w:rsidRDefault="001A00BC" w:rsidP="002566CA">
            <w:pPr>
              <w:ind w:firstLine="0"/>
              <w:jc w:val="center"/>
            </w:pPr>
            <w:r>
              <w:t>56</w:t>
            </w:r>
          </w:p>
        </w:tc>
        <w:tc>
          <w:tcPr>
            <w:tcW w:w="456" w:type="dxa"/>
          </w:tcPr>
          <w:p w:rsidR="001A00BC" w:rsidRPr="001A00BC" w:rsidRDefault="001A00BC" w:rsidP="002566CA">
            <w:pPr>
              <w:ind w:firstLine="0"/>
              <w:jc w:val="center"/>
            </w:pPr>
            <w:r>
              <w:t>58</w:t>
            </w:r>
          </w:p>
        </w:tc>
        <w:tc>
          <w:tcPr>
            <w:tcW w:w="456" w:type="dxa"/>
          </w:tcPr>
          <w:p w:rsidR="001A00BC" w:rsidRPr="001A00BC" w:rsidRDefault="001A00BC" w:rsidP="002566CA">
            <w:pPr>
              <w:ind w:firstLine="0"/>
              <w:jc w:val="center"/>
            </w:pPr>
            <w:r>
              <w:t>60</w:t>
            </w:r>
          </w:p>
        </w:tc>
        <w:tc>
          <w:tcPr>
            <w:tcW w:w="682" w:type="dxa"/>
          </w:tcPr>
          <w:p w:rsidR="001A00BC" w:rsidRDefault="001A00BC" w:rsidP="002566CA">
            <w:pPr>
              <w:ind w:firstLine="0"/>
              <w:jc w:val="center"/>
            </w:pPr>
            <w:r>
              <w:t>62</w:t>
            </w:r>
          </w:p>
        </w:tc>
        <w:tc>
          <w:tcPr>
            <w:tcW w:w="683" w:type="dxa"/>
          </w:tcPr>
          <w:p w:rsidR="001A00BC" w:rsidRDefault="001A00BC" w:rsidP="002566CA">
            <w:pPr>
              <w:ind w:firstLine="0"/>
              <w:jc w:val="center"/>
            </w:pPr>
            <w:r>
              <w:t>72</w:t>
            </w:r>
          </w:p>
        </w:tc>
        <w:tc>
          <w:tcPr>
            <w:tcW w:w="683" w:type="dxa"/>
          </w:tcPr>
          <w:p w:rsidR="001A00BC" w:rsidRDefault="001A00BC" w:rsidP="002566CA">
            <w:pPr>
              <w:ind w:firstLine="0"/>
              <w:jc w:val="center"/>
            </w:pPr>
            <w:r>
              <w:t>82</w:t>
            </w:r>
          </w:p>
        </w:tc>
      </w:tr>
      <w:tr w:rsidR="001A00BC" w:rsidTr="001A00BC">
        <w:tc>
          <w:tcPr>
            <w:tcW w:w="1997" w:type="dxa"/>
          </w:tcPr>
          <w:p w:rsidR="001A00BC" w:rsidRDefault="001A00BC" w:rsidP="002566CA">
            <w:pPr>
              <w:ind w:firstLine="0"/>
              <w:jc w:val="center"/>
              <w:rPr>
                <w:b/>
              </w:rPr>
            </w:pPr>
            <w:r>
              <w:rPr>
                <w:b/>
              </w:rPr>
              <w:t>150</w:t>
            </w:r>
          </w:p>
        </w:tc>
        <w:tc>
          <w:tcPr>
            <w:tcW w:w="456" w:type="dxa"/>
          </w:tcPr>
          <w:p w:rsidR="001A00BC" w:rsidRPr="001A00BC" w:rsidRDefault="001A00BC" w:rsidP="002566CA">
            <w:pPr>
              <w:ind w:firstLine="0"/>
              <w:jc w:val="center"/>
            </w:pPr>
            <w:r>
              <w:t>43</w:t>
            </w:r>
          </w:p>
        </w:tc>
        <w:tc>
          <w:tcPr>
            <w:tcW w:w="456" w:type="dxa"/>
          </w:tcPr>
          <w:p w:rsidR="001A00BC" w:rsidRPr="001A00BC" w:rsidRDefault="001A00BC" w:rsidP="002566CA">
            <w:pPr>
              <w:ind w:firstLine="0"/>
              <w:jc w:val="center"/>
            </w:pPr>
            <w:r>
              <w:t>45</w:t>
            </w:r>
          </w:p>
        </w:tc>
        <w:tc>
          <w:tcPr>
            <w:tcW w:w="456" w:type="dxa"/>
          </w:tcPr>
          <w:p w:rsidR="001A00BC" w:rsidRPr="001A00BC" w:rsidRDefault="001A00BC" w:rsidP="002566CA">
            <w:pPr>
              <w:ind w:firstLine="0"/>
              <w:jc w:val="center"/>
            </w:pPr>
            <w:r>
              <w:t>47</w:t>
            </w:r>
          </w:p>
        </w:tc>
        <w:tc>
          <w:tcPr>
            <w:tcW w:w="456" w:type="dxa"/>
          </w:tcPr>
          <w:p w:rsidR="001A00BC" w:rsidRPr="001A00BC" w:rsidRDefault="001A00BC" w:rsidP="002566CA">
            <w:pPr>
              <w:ind w:firstLine="0"/>
              <w:jc w:val="center"/>
            </w:pPr>
            <w:r>
              <w:t>49</w:t>
            </w:r>
          </w:p>
        </w:tc>
        <w:tc>
          <w:tcPr>
            <w:tcW w:w="456" w:type="dxa"/>
          </w:tcPr>
          <w:p w:rsidR="001A00BC" w:rsidRPr="001A00BC" w:rsidRDefault="001A00BC" w:rsidP="002566CA">
            <w:pPr>
              <w:ind w:firstLine="0"/>
              <w:jc w:val="center"/>
            </w:pPr>
            <w:r>
              <w:t>51</w:t>
            </w:r>
          </w:p>
        </w:tc>
        <w:tc>
          <w:tcPr>
            <w:tcW w:w="456" w:type="dxa"/>
          </w:tcPr>
          <w:p w:rsidR="001A00BC" w:rsidRPr="001A00BC" w:rsidRDefault="001A00BC" w:rsidP="002566CA">
            <w:pPr>
              <w:ind w:firstLine="0"/>
              <w:jc w:val="center"/>
            </w:pPr>
            <w:r>
              <w:t>53</w:t>
            </w:r>
          </w:p>
        </w:tc>
        <w:tc>
          <w:tcPr>
            <w:tcW w:w="456" w:type="dxa"/>
          </w:tcPr>
          <w:p w:rsidR="001A00BC" w:rsidRPr="001A00BC" w:rsidRDefault="001A00BC" w:rsidP="002566CA">
            <w:pPr>
              <w:ind w:firstLine="0"/>
              <w:jc w:val="center"/>
            </w:pPr>
            <w:r>
              <w:t>55</w:t>
            </w:r>
          </w:p>
        </w:tc>
        <w:tc>
          <w:tcPr>
            <w:tcW w:w="456" w:type="dxa"/>
          </w:tcPr>
          <w:p w:rsidR="001A00BC" w:rsidRPr="001A00BC" w:rsidRDefault="001A00BC" w:rsidP="002566CA">
            <w:pPr>
              <w:ind w:firstLine="0"/>
              <w:jc w:val="center"/>
            </w:pPr>
            <w:r>
              <w:t>57</w:t>
            </w:r>
          </w:p>
        </w:tc>
        <w:tc>
          <w:tcPr>
            <w:tcW w:w="456" w:type="dxa"/>
          </w:tcPr>
          <w:p w:rsidR="001A00BC" w:rsidRPr="001A00BC" w:rsidRDefault="001A00BC" w:rsidP="002566CA">
            <w:pPr>
              <w:ind w:firstLine="0"/>
              <w:jc w:val="center"/>
            </w:pPr>
            <w:r>
              <w:t>59</w:t>
            </w:r>
          </w:p>
        </w:tc>
        <w:tc>
          <w:tcPr>
            <w:tcW w:w="456" w:type="dxa"/>
          </w:tcPr>
          <w:p w:rsidR="001A00BC" w:rsidRPr="001A00BC" w:rsidRDefault="001A00BC" w:rsidP="002566CA">
            <w:pPr>
              <w:ind w:firstLine="0"/>
              <w:jc w:val="center"/>
            </w:pPr>
            <w:r>
              <w:t>61</w:t>
            </w:r>
          </w:p>
        </w:tc>
        <w:tc>
          <w:tcPr>
            <w:tcW w:w="456" w:type="dxa"/>
          </w:tcPr>
          <w:p w:rsidR="001A00BC" w:rsidRPr="001A00BC" w:rsidRDefault="001A00BC" w:rsidP="002566CA">
            <w:pPr>
              <w:ind w:firstLine="0"/>
              <w:jc w:val="center"/>
            </w:pPr>
            <w:r>
              <w:t>63</w:t>
            </w:r>
          </w:p>
        </w:tc>
        <w:tc>
          <w:tcPr>
            <w:tcW w:w="682" w:type="dxa"/>
          </w:tcPr>
          <w:p w:rsidR="001A00BC" w:rsidRDefault="001A00BC" w:rsidP="002566CA">
            <w:pPr>
              <w:ind w:firstLine="0"/>
              <w:jc w:val="center"/>
            </w:pPr>
            <w:r>
              <w:t>65</w:t>
            </w:r>
          </w:p>
        </w:tc>
        <w:tc>
          <w:tcPr>
            <w:tcW w:w="683" w:type="dxa"/>
          </w:tcPr>
          <w:p w:rsidR="001A00BC" w:rsidRDefault="001A00BC" w:rsidP="002566CA">
            <w:pPr>
              <w:ind w:firstLine="0"/>
              <w:jc w:val="center"/>
            </w:pPr>
            <w:r>
              <w:t>75</w:t>
            </w:r>
          </w:p>
        </w:tc>
        <w:tc>
          <w:tcPr>
            <w:tcW w:w="683" w:type="dxa"/>
          </w:tcPr>
          <w:p w:rsidR="001A00BC" w:rsidRDefault="001A00BC" w:rsidP="002566CA">
            <w:pPr>
              <w:ind w:firstLine="0"/>
              <w:jc w:val="center"/>
            </w:pPr>
            <w:r>
              <w:t>85</w:t>
            </w:r>
          </w:p>
        </w:tc>
      </w:tr>
      <w:tr w:rsidR="001A00BC" w:rsidTr="001A00BC">
        <w:tc>
          <w:tcPr>
            <w:tcW w:w="1997" w:type="dxa"/>
          </w:tcPr>
          <w:p w:rsidR="001A00BC" w:rsidRDefault="001A00BC" w:rsidP="002C7999">
            <w:pPr>
              <w:ind w:firstLine="0"/>
              <w:jc w:val="center"/>
              <w:rPr>
                <w:b/>
              </w:rPr>
            </w:pPr>
            <w:r>
              <w:rPr>
                <w:b/>
              </w:rPr>
              <w:t>155</w:t>
            </w:r>
          </w:p>
        </w:tc>
        <w:tc>
          <w:tcPr>
            <w:tcW w:w="456" w:type="dxa"/>
          </w:tcPr>
          <w:p w:rsidR="001A00BC" w:rsidRPr="001A00BC" w:rsidRDefault="001A00BC" w:rsidP="002C7999">
            <w:pPr>
              <w:ind w:firstLine="0"/>
              <w:jc w:val="center"/>
            </w:pPr>
            <w:r>
              <w:t>46</w:t>
            </w:r>
          </w:p>
        </w:tc>
        <w:tc>
          <w:tcPr>
            <w:tcW w:w="456" w:type="dxa"/>
          </w:tcPr>
          <w:p w:rsidR="001A00BC" w:rsidRPr="001A00BC" w:rsidRDefault="001A00BC" w:rsidP="002C7999">
            <w:pPr>
              <w:ind w:firstLine="0"/>
              <w:jc w:val="center"/>
            </w:pPr>
            <w:r>
              <w:t>48</w:t>
            </w:r>
          </w:p>
        </w:tc>
        <w:tc>
          <w:tcPr>
            <w:tcW w:w="456" w:type="dxa"/>
          </w:tcPr>
          <w:p w:rsidR="001A00BC" w:rsidRPr="001A00BC" w:rsidRDefault="001A00BC" w:rsidP="002C7999">
            <w:pPr>
              <w:ind w:firstLine="0"/>
              <w:jc w:val="center"/>
            </w:pPr>
            <w:r>
              <w:t>50</w:t>
            </w:r>
          </w:p>
        </w:tc>
        <w:tc>
          <w:tcPr>
            <w:tcW w:w="456" w:type="dxa"/>
          </w:tcPr>
          <w:p w:rsidR="001A00BC" w:rsidRPr="001A00BC" w:rsidRDefault="001A00BC" w:rsidP="002C7999">
            <w:pPr>
              <w:ind w:firstLine="0"/>
              <w:jc w:val="center"/>
            </w:pPr>
            <w:r>
              <w:t>52</w:t>
            </w:r>
          </w:p>
        </w:tc>
        <w:tc>
          <w:tcPr>
            <w:tcW w:w="456" w:type="dxa"/>
          </w:tcPr>
          <w:p w:rsidR="001A00BC" w:rsidRPr="001A00BC" w:rsidRDefault="001A00BC" w:rsidP="002C7999">
            <w:pPr>
              <w:ind w:firstLine="0"/>
              <w:jc w:val="center"/>
            </w:pPr>
            <w:r>
              <w:t>54</w:t>
            </w:r>
          </w:p>
        </w:tc>
        <w:tc>
          <w:tcPr>
            <w:tcW w:w="456" w:type="dxa"/>
          </w:tcPr>
          <w:p w:rsidR="001A00BC" w:rsidRPr="001A00BC" w:rsidRDefault="001A00BC" w:rsidP="002C7999">
            <w:pPr>
              <w:ind w:firstLine="0"/>
              <w:jc w:val="center"/>
            </w:pPr>
            <w:r>
              <w:t>56</w:t>
            </w:r>
          </w:p>
        </w:tc>
        <w:tc>
          <w:tcPr>
            <w:tcW w:w="456" w:type="dxa"/>
          </w:tcPr>
          <w:p w:rsidR="001A00BC" w:rsidRPr="001A00BC" w:rsidRDefault="001A00BC" w:rsidP="002C7999">
            <w:pPr>
              <w:ind w:firstLine="0"/>
              <w:jc w:val="center"/>
            </w:pPr>
            <w:r>
              <w:t>58</w:t>
            </w:r>
          </w:p>
        </w:tc>
        <w:tc>
          <w:tcPr>
            <w:tcW w:w="456" w:type="dxa"/>
          </w:tcPr>
          <w:p w:rsidR="001A00BC" w:rsidRPr="001A00BC" w:rsidRDefault="001A00BC" w:rsidP="002C7999">
            <w:pPr>
              <w:ind w:firstLine="0"/>
              <w:jc w:val="center"/>
            </w:pPr>
            <w:r>
              <w:t>60</w:t>
            </w:r>
          </w:p>
        </w:tc>
        <w:tc>
          <w:tcPr>
            <w:tcW w:w="456" w:type="dxa"/>
          </w:tcPr>
          <w:p w:rsidR="001A00BC" w:rsidRPr="001A00BC" w:rsidRDefault="001A00BC" w:rsidP="002C7999">
            <w:pPr>
              <w:ind w:firstLine="0"/>
              <w:jc w:val="center"/>
            </w:pPr>
            <w:r>
              <w:t>62</w:t>
            </w:r>
          </w:p>
        </w:tc>
        <w:tc>
          <w:tcPr>
            <w:tcW w:w="456" w:type="dxa"/>
          </w:tcPr>
          <w:p w:rsidR="001A00BC" w:rsidRPr="001A00BC" w:rsidRDefault="001A00BC" w:rsidP="002C7999">
            <w:pPr>
              <w:ind w:firstLine="0"/>
              <w:jc w:val="center"/>
            </w:pPr>
            <w:r>
              <w:t>64</w:t>
            </w:r>
          </w:p>
        </w:tc>
        <w:tc>
          <w:tcPr>
            <w:tcW w:w="456" w:type="dxa"/>
          </w:tcPr>
          <w:p w:rsidR="001A00BC" w:rsidRPr="001A00BC" w:rsidRDefault="001A00BC" w:rsidP="002C7999">
            <w:pPr>
              <w:ind w:firstLine="0"/>
              <w:jc w:val="center"/>
            </w:pPr>
            <w:r>
              <w:t>66</w:t>
            </w:r>
          </w:p>
        </w:tc>
        <w:tc>
          <w:tcPr>
            <w:tcW w:w="682" w:type="dxa"/>
          </w:tcPr>
          <w:p w:rsidR="001A00BC" w:rsidRDefault="001A00BC" w:rsidP="002C7999">
            <w:pPr>
              <w:ind w:firstLine="0"/>
              <w:jc w:val="center"/>
            </w:pPr>
            <w:r>
              <w:t>68</w:t>
            </w:r>
          </w:p>
        </w:tc>
        <w:tc>
          <w:tcPr>
            <w:tcW w:w="683" w:type="dxa"/>
          </w:tcPr>
          <w:p w:rsidR="001A00BC" w:rsidRDefault="001A00BC" w:rsidP="002C7999">
            <w:pPr>
              <w:ind w:firstLine="0"/>
              <w:jc w:val="center"/>
            </w:pPr>
            <w:r>
              <w:t>78</w:t>
            </w:r>
          </w:p>
        </w:tc>
        <w:tc>
          <w:tcPr>
            <w:tcW w:w="683" w:type="dxa"/>
          </w:tcPr>
          <w:p w:rsidR="001A00BC" w:rsidRDefault="001A00BC" w:rsidP="002C7999">
            <w:pPr>
              <w:ind w:firstLine="0"/>
              <w:jc w:val="center"/>
            </w:pPr>
            <w:r>
              <w:t>88</w:t>
            </w:r>
          </w:p>
        </w:tc>
      </w:tr>
      <w:tr w:rsidR="001A00BC" w:rsidTr="001A00BC">
        <w:tc>
          <w:tcPr>
            <w:tcW w:w="1997" w:type="dxa"/>
          </w:tcPr>
          <w:p w:rsidR="001A00BC" w:rsidRDefault="001A00BC" w:rsidP="002C7999">
            <w:pPr>
              <w:ind w:firstLine="0"/>
              <w:jc w:val="center"/>
              <w:rPr>
                <w:b/>
              </w:rPr>
            </w:pPr>
            <w:r>
              <w:rPr>
                <w:b/>
              </w:rPr>
              <w:t>160</w:t>
            </w:r>
          </w:p>
        </w:tc>
        <w:tc>
          <w:tcPr>
            <w:tcW w:w="456" w:type="dxa"/>
          </w:tcPr>
          <w:p w:rsidR="001A00BC" w:rsidRPr="001A00BC" w:rsidRDefault="001A00BC" w:rsidP="002C7999">
            <w:pPr>
              <w:ind w:firstLine="0"/>
              <w:jc w:val="center"/>
            </w:pPr>
            <w:r>
              <w:t>49</w:t>
            </w:r>
          </w:p>
        </w:tc>
        <w:tc>
          <w:tcPr>
            <w:tcW w:w="456" w:type="dxa"/>
          </w:tcPr>
          <w:p w:rsidR="001A00BC" w:rsidRPr="001A00BC" w:rsidRDefault="001A00BC" w:rsidP="002C7999">
            <w:pPr>
              <w:ind w:firstLine="0"/>
              <w:jc w:val="center"/>
            </w:pPr>
            <w:r>
              <w:t>51</w:t>
            </w:r>
          </w:p>
        </w:tc>
        <w:tc>
          <w:tcPr>
            <w:tcW w:w="456" w:type="dxa"/>
          </w:tcPr>
          <w:p w:rsidR="001A00BC" w:rsidRPr="001A00BC" w:rsidRDefault="001A00BC" w:rsidP="002C7999">
            <w:pPr>
              <w:ind w:firstLine="0"/>
              <w:jc w:val="center"/>
            </w:pPr>
            <w:r>
              <w:t>53</w:t>
            </w:r>
          </w:p>
        </w:tc>
        <w:tc>
          <w:tcPr>
            <w:tcW w:w="456" w:type="dxa"/>
          </w:tcPr>
          <w:p w:rsidR="001A00BC" w:rsidRPr="001A00BC" w:rsidRDefault="001A00BC" w:rsidP="002C7999">
            <w:pPr>
              <w:ind w:firstLine="0"/>
              <w:jc w:val="center"/>
            </w:pPr>
            <w:r>
              <w:t>55</w:t>
            </w:r>
          </w:p>
        </w:tc>
        <w:tc>
          <w:tcPr>
            <w:tcW w:w="456" w:type="dxa"/>
          </w:tcPr>
          <w:p w:rsidR="001A00BC" w:rsidRPr="001A00BC" w:rsidRDefault="001A00BC" w:rsidP="002C7999">
            <w:pPr>
              <w:ind w:firstLine="0"/>
              <w:jc w:val="center"/>
            </w:pPr>
            <w:r>
              <w:t>57</w:t>
            </w:r>
          </w:p>
        </w:tc>
        <w:tc>
          <w:tcPr>
            <w:tcW w:w="456" w:type="dxa"/>
          </w:tcPr>
          <w:p w:rsidR="001A00BC" w:rsidRPr="001A00BC" w:rsidRDefault="001A00BC" w:rsidP="002C7999">
            <w:pPr>
              <w:ind w:firstLine="0"/>
              <w:jc w:val="center"/>
            </w:pPr>
            <w:r>
              <w:t>59</w:t>
            </w:r>
          </w:p>
        </w:tc>
        <w:tc>
          <w:tcPr>
            <w:tcW w:w="456" w:type="dxa"/>
          </w:tcPr>
          <w:p w:rsidR="001A00BC" w:rsidRPr="001A00BC" w:rsidRDefault="001A00BC" w:rsidP="002C7999">
            <w:pPr>
              <w:ind w:firstLine="0"/>
              <w:jc w:val="center"/>
            </w:pPr>
            <w:r>
              <w:t>61</w:t>
            </w:r>
          </w:p>
        </w:tc>
        <w:tc>
          <w:tcPr>
            <w:tcW w:w="456" w:type="dxa"/>
          </w:tcPr>
          <w:p w:rsidR="001A00BC" w:rsidRPr="001A00BC" w:rsidRDefault="001A00BC" w:rsidP="002C7999">
            <w:pPr>
              <w:ind w:firstLine="0"/>
              <w:jc w:val="center"/>
            </w:pPr>
            <w:r>
              <w:t>63</w:t>
            </w:r>
          </w:p>
        </w:tc>
        <w:tc>
          <w:tcPr>
            <w:tcW w:w="456" w:type="dxa"/>
          </w:tcPr>
          <w:p w:rsidR="001A00BC" w:rsidRPr="001A00BC" w:rsidRDefault="001A00BC" w:rsidP="002C7999">
            <w:pPr>
              <w:ind w:firstLine="0"/>
              <w:jc w:val="center"/>
            </w:pPr>
            <w:r>
              <w:t>65</w:t>
            </w:r>
          </w:p>
        </w:tc>
        <w:tc>
          <w:tcPr>
            <w:tcW w:w="456" w:type="dxa"/>
          </w:tcPr>
          <w:p w:rsidR="001A00BC" w:rsidRPr="001A00BC" w:rsidRDefault="001A00BC" w:rsidP="002C7999">
            <w:pPr>
              <w:ind w:firstLine="0"/>
              <w:jc w:val="center"/>
            </w:pPr>
            <w:r>
              <w:t>67</w:t>
            </w:r>
          </w:p>
        </w:tc>
        <w:tc>
          <w:tcPr>
            <w:tcW w:w="456" w:type="dxa"/>
          </w:tcPr>
          <w:p w:rsidR="001A00BC" w:rsidRPr="001A00BC" w:rsidRDefault="001A00BC" w:rsidP="002C7999">
            <w:pPr>
              <w:ind w:firstLine="0"/>
              <w:jc w:val="center"/>
            </w:pPr>
            <w:r>
              <w:t>69</w:t>
            </w:r>
          </w:p>
        </w:tc>
        <w:tc>
          <w:tcPr>
            <w:tcW w:w="682" w:type="dxa"/>
          </w:tcPr>
          <w:p w:rsidR="001A00BC" w:rsidRDefault="001A00BC" w:rsidP="002C7999">
            <w:pPr>
              <w:ind w:firstLine="0"/>
              <w:jc w:val="center"/>
            </w:pPr>
            <w:r>
              <w:t>71</w:t>
            </w:r>
          </w:p>
        </w:tc>
        <w:tc>
          <w:tcPr>
            <w:tcW w:w="683" w:type="dxa"/>
          </w:tcPr>
          <w:p w:rsidR="001A00BC" w:rsidRDefault="001A00BC" w:rsidP="002C7999">
            <w:pPr>
              <w:ind w:firstLine="0"/>
              <w:jc w:val="center"/>
            </w:pPr>
            <w:r>
              <w:t>81</w:t>
            </w:r>
          </w:p>
        </w:tc>
        <w:tc>
          <w:tcPr>
            <w:tcW w:w="683" w:type="dxa"/>
          </w:tcPr>
          <w:p w:rsidR="001A00BC" w:rsidRDefault="001A00BC" w:rsidP="002C7999">
            <w:pPr>
              <w:ind w:firstLine="0"/>
              <w:jc w:val="center"/>
            </w:pPr>
            <w:r>
              <w:t>91</w:t>
            </w:r>
          </w:p>
        </w:tc>
      </w:tr>
      <w:tr w:rsidR="001A00BC" w:rsidTr="001A00BC">
        <w:tc>
          <w:tcPr>
            <w:tcW w:w="1997" w:type="dxa"/>
          </w:tcPr>
          <w:p w:rsidR="001A00BC" w:rsidRDefault="001A00BC" w:rsidP="002C7999">
            <w:pPr>
              <w:ind w:firstLine="0"/>
              <w:jc w:val="center"/>
              <w:rPr>
                <w:b/>
              </w:rPr>
            </w:pPr>
            <w:r>
              <w:rPr>
                <w:b/>
              </w:rPr>
              <w:t>165</w:t>
            </w:r>
          </w:p>
        </w:tc>
        <w:tc>
          <w:tcPr>
            <w:tcW w:w="456" w:type="dxa"/>
          </w:tcPr>
          <w:p w:rsidR="001A00BC" w:rsidRPr="001A00BC" w:rsidRDefault="001A00BC" w:rsidP="002C7999">
            <w:pPr>
              <w:ind w:firstLine="0"/>
              <w:jc w:val="center"/>
            </w:pPr>
            <w:r>
              <w:t>52</w:t>
            </w:r>
          </w:p>
        </w:tc>
        <w:tc>
          <w:tcPr>
            <w:tcW w:w="456" w:type="dxa"/>
          </w:tcPr>
          <w:p w:rsidR="001A00BC" w:rsidRPr="001A00BC" w:rsidRDefault="001A00BC" w:rsidP="002C7999">
            <w:pPr>
              <w:ind w:firstLine="0"/>
              <w:jc w:val="center"/>
            </w:pPr>
            <w:r>
              <w:t>54</w:t>
            </w:r>
          </w:p>
        </w:tc>
        <w:tc>
          <w:tcPr>
            <w:tcW w:w="456" w:type="dxa"/>
          </w:tcPr>
          <w:p w:rsidR="001A00BC" w:rsidRPr="001A00BC" w:rsidRDefault="001A00BC" w:rsidP="002C7999">
            <w:pPr>
              <w:ind w:firstLine="0"/>
              <w:jc w:val="center"/>
            </w:pPr>
            <w:r>
              <w:t>56</w:t>
            </w:r>
          </w:p>
        </w:tc>
        <w:tc>
          <w:tcPr>
            <w:tcW w:w="456" w:type="dxa"/>
          </w:tcPr>
          <w:p w:rsidR="001A00BC" w:rsidRPr="001A00BC" w:rsidRDefault="001A00BC" w:rsidP="002C7999">
            <w:pPr>
              <w:ind w:firstLine="0"/>
              <w:jc w:val="center"/>
            </w:pPr>
            <w:r>
              <w:t>58</w:t>
            </w:r>
          </w:p>
        </w:tc>
        <w:tc>
          <w:tcPr>
            <w:tcW w:w="456" w:type="dxa"/>
          </w:tcPr>
          <w:p w:rsidR="001A00BC" w:rsidRPr="001A00BC" w:rsidRDefault="001A00BC" w:rsidP="002C7999">
            <w:pPr>
              <w:ind w:firstLine="0"/>
              <w:jc w:val="center"/>
            </w:pPr>
            <w:r>
              <w:t>60</w:t>
            </w:r>
          </w:p>
        </w:tc>
        <w:tc>
          <w:tcPr>
            <w:tcW w:w="456" w:type="dxa"/>
          </w:tcPr>
          <w:p w:rsidR="001A00BC" w:rsidRPr="001A00BC" w:rsidRDefault="001A00BC" w:rsidP="002C7999">
            <w:pPr>
              <w:ind w:firstLine="0"/>
              <w:jc w:val="center"/>
            </w:pPr>
            <w:r>
              <w:t>62</w:t>
            </w:r>
          </w:p>
        </w:tc>
        <w:tc>
          <w:tcPr>
            <w:tcW w:w="456" w:type="dxa"/>
          </w:tcPr>
          <w:p w:rsidR="001A00BC" w:rsidRPr="001A00BC" w:rsidRDefault="001A00BC" w:rsidP="002C7999">
            <w:pPr>
              <w:ind w:firstLine="0"/>
              <w:jc w:val="center"/>
            </w:pPr>
            <w:r>
              <w:t>64</w:t>
            </w:r>
          </w:p>
        </w:tc>
        <w:tc>
          <w:tcPr>
            <w:tcW w:w="456" w:type="dxa"/>
          </w:tcPr>
          <w:p w:rsidR="001A00BC" w:rsidRPr="001A00BC" w:rsidRDefault="001A00BC" w:rsidP="002C7999">
            <w:pPr>
              <w:ind w:firstLine="0"/>
              <w:jc w:val="center"/>
            </w:pPr>
            <w:r>
              <w:t>66</w:t>
            </w:r>
          </w:p>
        </w:tc>
        <w:tc>
          <w:tcPr>
            <w:tcW w:w="456" w:type="dxa"/>
          </w:tcPr>
          <w:p w:rsidR="001A00BC" w:rsidRPr="001A00BC" w:rsidRDefault="001A00BC" w:rsidP="002C7999">
            <w:pPr>
              <w:ind w:firstLine="0"/>
              <w:jc w:val="center"/>
            </w:pPr>
            <w:r>
              <w:t>68</w:t>
            </w:r>
          </w:p>
        </w:tc>
        <w:tc>
          <w:tcPr>
            <w:tcW w:w="456" w:type="dxa"/>
          </w:tcPr>
          <w:p w:rsidR="001A00BC" w:rsidRPr="001A00BC" w:rsidRDefault="001A00BC" w:rsidP="002C7999">
            <w:pPr>
              <w:ind w:firstLine="0"/>
              <w:jc w:val="center"/>
            </w:pPr>
            <w:r>
              <w:t>70</w:t>
            </w:r>
          </w:p>
        </w:tc>
        <w:tc>
          <w:tcPr>
            <w:tcW w:w="456" w:type="dxa"/>
          </w:tcPr>
          <w:p w:rsidR="001A00BC" w:rsidRPr="001A00BC" w:rsidRDefault="001A00BC" w:rsidP="002C7999">
            <w:pPr>
              <w:ind w:firstLine="0"/>
              <w:jc w:val="center"/>
            </w:pPr>
            <w:r>
              <w:t>72</w:t>
            </w:r>
          </w:p>
        </w:tc>
        <w:tc>
          <w:tcPr>
            <w:tcW w:w="682" w:type="dxa"/>
          </w:tcPr>
          <w:p w:rsidR="001A00BC" w:rsidRDefault="001A00BC" w:rsidP="002C7999">
            <w:pPr>
              <w:ind w:firstLine="0"/>
              <w:jc w:val="center"/>
            </w:pPr>
            <w:r>
              <w:t>74</w:t>
            </w:r>
          </w:p>
        </w:tc>
        <w:tc>
          <w:tcPr>
            <w:tcW w:w="683" w:type="dxa"/>
          </w:tcPr>
          <w:p w:rsidR="001A00BC" w:rsidRDefault="001A00BC" w:rsidP="002C7999">
            <w:pPr>
              <w:ind w:firstLine="0"/>
              <w:jc w:val="center"/>
            </w:pPr>
            <w:r>
              <w:t>84</w:t>
            </w:r>
          </w:p>
        </w:tc>
        <w:tc>
          <w:tcPr>
            <w:tcW w:w="683" w:type="dxa"/>
          </w:tcPr>
          <w:p w:rsidR="001A00BC" w:rsidRDefault="001A00BC" w:rsidP="002C7999">
            <w:pPr>
              <w:ind w:firstLine="0"/>
              <w:jc w:val="center"/>
            </w:pPr>
            <w:r>
              <w:t>94</w:t>
            </w:r>
          </w:p>
        </w:tc>
      </w:tr>
      <w:tr w:rsidR="001A00BC" w:rsidTr="001A00BC">
        <w:tc>
          <w:tcPr>
            <w:tcW w:w="1997" w:type="dxa"/>
          </w:tcPr>
          <w:p w:rsidR="001A00BC" w:rsidRDefault="001A00BC" w:rsidP="002C7999">
            <w:pPr>
              <w:ind w:firstLine="0"/>
              <w:jc w:val="center"/>
              <w:rPr>
                <w:b/>
              </w:rPr>
            </w:pPr>
            <w:r>
              <w:rPr>
                <w:b/>
              </w:rPr>
              <w:t>170</w:t>
            </w:r>
          </w:p>
        </w:tc>
        <w:tc>
          <w:tcPr>
            <w:tcW w:w="456" w:type="dxa"/>
          </w:tcPr>
          <w:p w:rsidR="001A00BC" w:rsidRPr="001A00BC" w:rsidRDefault="001A00BC" w:rsidP="002C7999">
            <w:pPr>
              <w:ind w:firstLine="0"/>
              <w:jc w:val="center"/>
            </w:pPr>
            <w:r>
              <w:t>55</w:t>
            </w:r>
          </w:p>
        </w:tc>
        <w:tc>
          <w:tcPr>
            <w:tcW w:w="456" w:type="dxa"/>
          </w:tcPr>
          <w:p w:rsidR="001A00BC" w:rsidRPr="001A00BC" w:rsidRDefault="001A00BC" w:rsidP="002C7999">
            <w:pPr>
              <w:ind w:firstLine="0"/>
              <w:jc w:val="center"/>
            </w:pPr>
            <w:r>
              <w:t>57</w:t>
            </w:r>
          </w:p>
        </w:tc>
        <w:tc>
          <w:tcPr>
            <w:tcW w:w="456" w:type="dxa"/>
          </w:tcPr>
          <w:p w:rsidR="001A00BC" w:rsidRPr="001A00BC" w:rsidRDefault="001A00BC" w:rsidP="002C7999">
            <w:pPr>
              <w:ind w:firstLine="0"/>
              <w:jc w:val="center"/>
            </w:pPr>
            <w:r>
              <w:t>59</w:t>
            </w:r>
          </w:p>
        </w:tc>
        <w:tc>
          <w:tcPr>
            <w:tcW w:w="456" w:type="dxa"/>
          </w:tcPr>
          <w:p w:rsidR="001A00BC" w:rsidRPr="001A00BC" w:rsidRDefault="001A00BC" w:rsidP="002C7999">
            <w:pPr>
              <w:ind w:firstLine="0"/>
              <w:jc w:val="center"/>
            </w:pPr>
            <w:r>
              <w:t>61</w:t>
            </w:r>
          </w:p>
        </w:tc>
        <w:tc>
          <w:tcPr>
            <w:tcW w:w="456" w:type="dxa"/>
          </w:tcPr>
          <w:p w:rsidR="001A00BC" w:rsidRPr="001A00BC" w:rsidRDefault="001A00BC" w:rsidP="002C7999">
            <w:pPr>
              <w:ind w:firstLine="0"/>
              <w:jc w:val="center"/>
            </w:pPr>
            <w:r>
              <w:t>63</w:t>
            </w:r>
          </w:p>
        </w:tc>
        <w:tc>
          <w:tcPr>
            <w:tcW w:w="456" w:type="dxa"/>
          </w:tcPr>
          <w:p w:rsidR="001A00BC" w:rsidRPr="001A00BC" w:rsidRDefault="001A00BC" w:rsidP="002C7999">
            <w:pPr>
              <w:ind w:firstLine="0"/>
              <w:jc w:val="center"/>
            </w:pPr>
            <w:r>
              <w:t>65</w:t>
            </w:r>
          </w:p>
        </w:tc>
        <w:tc>
          <w:tcPr>
            <w:tcW w:w="456" w:type="dxa"/>
          </w:tcPr>
          <w:p w:rsidR="001A00BC" w:rsidRPr="001A00BC" w:rsidRDefault="001A00BC" w:rsidP="002C7999">
            <w:pPr>
              <w:ind w:firstLine="0"/>
              <w:jc w:val="center"/>
            </w:pPr>
            <w:r>
              <w:t>67</w:t>
            </w:r>
          </w:p>
        </w:tc>
        <w:tc>
          <w:tcPr>
            <w:tcW w:w="456" w:type="dxa"/>
          </w:tcPr>
          <w:p w:rsidR="001A00BC" w:rsidRPr="001A00BC" w:rsidRDefault="001A00BC" w:rsidP="002C7999">
            <w:pPr>
              <w:ind w:firstLine="0"/>
              <w:jc w:val="center"/>
            </w:pPr>
            <w:r>
              <w:t>69</w:t>
            </w:r>
          </w:p>
        </w:tc>
        <w:tc>
          <w:tcPr>
            <w:tcW w:w="456" w:type="dxa"/>
          </w:tcPr>
          <w:p w:rsidR="001A00BC" w:rsidRPr="001A00BC" w:rsidRDefault="001A00BC" w:rsidP="002C7999">
            <w:pPr>
              <w:ind w:firstLine="0"/>
              <w:jc w:val="center"/>
            </w:pPr>
            <w:r>
              <w:t>71</w:t>
            </w:r>
          </w:p>
        </w:tc>
        <w:tc>
          <w:tcPr>
            <w:tcW w:w="456" w:type="dxa"/>
          </w:tcPr>
          <w:p w:rsidR="001A00BC" w:rsidRPr="001A00BC" w:rsidRDefault="001A00BC" w:rsidP="002C7999">
            <w:pPr>
              <w:ind w:firstLine="0"/>
              <w:jc w:val="center"/>
            </w:pPr>
            <w:r>
              <w:t>73</w:t>
            </w:r>
          </w:p>
        </w:tc>
        <w:tc>
          <w:tcPr>
            <w:tcW w:w="456" w:type="dxa"/>
          </w:tcPr>
          <w:p w:rsidR="001A00BC" w:rsidRPr="001A00BC" w:rsidRDefault="001A00BC" w:rsidP="002C7999">
            <w:pPr>
              <w:ind w:firstLine="0"/>
              <w:jc w:val="center"/>
            </w:pPr>
            <w:r>
              <w:t>75</w:t>
            </w:r>
          </w:p>
        </w:tc>
        <w:tc>
          <w:tcPr>
            <w:tcW w:w="682" w:type="dxa"/>
          </w:tcPr>
          <w:p w:rsidR="001A00BC" w:rsidRDefault="001A00BC" w:rsidP="002C7999">
            <w:pPr>
              <w:ind w:firstLine="0"/>
              <w:jc w:val="center"/>
            </w:pPr>
            <w:r>
              <w:t>77</w:t>
            </w:r>
          </w:p>
        </w:tc>
        <w:tc>
          <w:tcPr>
            <w:tcW w:w="683" w:type="dxa"/>
          </w:tcPr>
          <w:p w:rsidR="001A00BC" w:rsidRDefault="001A00BC" w:rsidP="002C7999">
            <w:pPr>
              <w:ind w:firstLine="0"/>
              <w:jc w:val="center"/>
            </w:pPr>
            <w:r>
              <w:t>87</w:t>
            </w:r>
          </w:p>
        </w:tc>
        <w:tc>
          <w:tcPr>
            <w:tcW w:w="683" w:type="dxa"/>
          </w:tcPr>
          <w:p w:rsidR="001A00BC" w:rsidRDefault="001A00BC" w:rsidP="002C7999">
            <w:pPr>
              <w:ind w:firstLine="0"/>
              <w:jc w:val="center"/>
            </w:pPr>
            <w:r>
              <w:t>97</w:t>
            </w:r>
          </w:p>
        </w:tc>
      </w:tr>
      <w:tr w:rsidR="001A00BC" w:rsidTr="001A00BC">
        <w:tc>
          <w:tcPr>
            <w:tcW w:w="1997" w:type="dxa"/>
          </w:tcPr>
          <w:p w:rsidR="001A00BC" w:rsidRDefault="001A00BC" w:rsidP="002C7999">
            <w:pPr>
              <w:ind w:firstLine="0"/>
              <w:jc w:val="center"/>
              <w:rPr>
                <w:b/>
              </w:rPr>
            </w:pPr>
            <w:r>
              <w:rPr>
                <w:b/>
              </w:rPr>
              <w:t>175</w:t>
            </w:r>
          </w:p>
        </w:tc>
        <w:tc>
          <w:tcPr>
            <w:tcW w:w="456" w:type="dxa"/>
          </w:tcPr>
          <w:p w:rsidR="001A00BC" w:rsidRPr="001A00BC" w:rsidRDefault="001A00BC" w:rsidP="002C7999">
            <w:pPr>
              <w:ind w:firstLine="0"/>
              <w:jc w:val="center"/>
            </w:pPr>
            <w:r>
              <w:t>58</w:t>
            </w:r>
          </w:p>
        </w:tc>
        <w:tc>
          <w:tcPr>
            <w:tcW w:w="456" w:type="dxa"/>
          </w:tcPr>
          <w:p w:rsidR="001A00BC" w:rsidRPr="001A00BC" w:rsidRDefault="001A00BC" w:rsidP="002C7999">
            <w:pPr>
              <w:ind w:firstLine="0"/>
              <w:jc w:val="center"/>
            </w:pPr>
            <w:r>
              <w:t>60</w:t>
            </w:r>
          </w:p>
        </w:tc>
        <w:tc>
          <w:tcPr>
            <w:tcW w:w="456" w:type="dxa"/>
          </w:tcPr>
          <w:p w:rsidR="001A00BC" w:rsidRPr="001A00BC" w:rsidRDefault="001A00BC" w:rsidP="002C7999">
            <w:pPr>
              <w:ind w:firstLine="0"/>
              <w:jc w:val="center"/>
            </w:pPr>
            <w:r>
              <w:t>62</w:t>
            </w:r>
          </w:p>
        </w:tc>
        <w:tc>
          <w:tcPr>
            <w:tcW w:w="456" w:type="dxa"/>
          </w:tcPr>
          <w:p w:rsidR="001A00BC" w:rsidRPr="001A00BC" w:rsidRDefault="001A00BC" w:rsidP="002C7999">
            <w:pPr>
              <w:ind w:firstLine="0"/>
              <w:jc w:val="center"/>
            </w:pPr>
            <w:r>
              <w:t>64</w:t>
            </w:r>
          </w:p>
        </w:tc>
        <w:tc>
          <w:tcPr>
            <w:tcW w:w="456" w:type="dxa"/>
          </w:tcPr>
          <w:p w:rsidR="001A00BC" w:rsidRPr="001A00BC" w:rsidRDefault="001A00BC" w:rsidP="002C7999">
            <w:pPr>
              <w:ind w:firstLine="0"/>
              <w:jc w:val="center"/>
            </w:pPr>
            <w:r>
              <w:t>66</w:t>
            </w:r>
          </w:p>
        </w:tc>
        <w:tc>
          <w:tcPr>
            <w:tcW w:w="456" w:type="dxa"/>
          </w:tcPr>
          <w:p w:rsidR="001A00BC" w:rsidRPr="001A00BC" w:rsidRDefault="001A00BC" w:rsidP="002C7999">
            <w:pPr>
              <w:ind w:firstLine="0"/>
              <w:jc w:val="center"/>
            </w:pPr>
            <w:r>
              <w:t>68</w:t>
            </w:r>
          </w:p>
        </w:tc>
        <w:tc>
          <w:tcPr>
            <w:tcW w:w="456" w:type="dxa"/>
          </w:tcPr>
          <w:p w:rsidR="001A00BC" w:rsidRPr="001A00BC" w:rsidRDefault="001A00BC" w:rsidP="002C7999">
            <w:pPr>
              <w:ind w:firstLine="0"/>
              <w:jc w:val="center"/>
            </w:pPr>
            <w:r>
              <w:t>70</w:t>
            </w:r>
          </w:p>
        </w:tc>
        <w:tc>
          <w:tcPr>
            <w:tcW w:w="456" w:type="dxa"/>
          </w:tcPr>
          <w:p w:rsidR="001A00BC" w:rsidRPr="001A00BC" w:rsidRDefault="001A00BC" w:rsidP="002C7999">
            <w:pPr>
              <w:ind w:firstLine="0"/>
              <w:jc w:val="center"/>
            </w:pPr>
            <w:r>
              <w:t>72</w:t>
            </w:r>
          </w:p>
        </w:tc>
        <w:tc>
          <w:tcPr>
            <w:tcW w:w="456" w:type="dxa"/>
          </w:tcPr>
          <w:p w:rsidR="001A00BC" w:rsidRPr="001A00BC" w:rsidRDefault="001A00BC" w:rsidP="002C7999">
            <w:pPr>
              <w:ind w:firstLine="0"/>
              <w:jc w:val="center"/>
            </w:pPr>
            <w:r>
              <w:t>74</w:t>
            </w:r>
          </w:p>
        </w:tc>
        <w:tc>
          <w:tcPr>
            <w:tcW w:w="456" w:type="dxa"/>
          </w:tcPr>
          <w:p w:rsidR="001A00BC" w:rsidRPr="001A00BC" w:rsidRDefault="001A00BC" w:rsidP="002C7999">
            <w:pPr>
              <w:ind w:firstLine="0"/>
              <w:jc w:val="center"/>
            </w:pPr>
            <w:r>
              <w:t>76</w:t>
            </w:r>
          </w:p>
        </w:tc>
        <w:tc>
          <w:tcPr>
            <w:tcW w:w="456" w:type="dxa"/>
          </w:tcPr>
          <w:p w:rsidR="001A00BC" w:rsidRPr="001A00BC" w:rsidRDefault="001A00BC" w:rsidP="002C7999">
            <w:pPr>
              <w:ind w:firstLine="0"/>
              <w:jc w:val="center"/>
            </w:pPr>
            <w:r>
              <w:t>78</w:t>
            </w:r>
          </w:p>
        </w:tc>
        <w:tc>
          <w:tcPr>
            <w:tcW w:w="682" w:type="dxa"/>
          </w:tcPr>
          <w:p w:rsidR="001A00BC" w:rsidRDefault="001A00BC" w:rsidP="002C7999">
            <w:pPr>
              <w:ind w:firstLine="0"/>
              <w:jc w:val="center"/>
            </w:pPr>
            <w:r>
              <w:t>80</w:t>
            </w:r>
          </w:p>
        </w:tc>
        <w:tc>
          <w:tcPr>
            <w:tcW w:w="683" w:type="dxa"/>
          </w:tcPr>
          <w:p w:rsidR="001A00BC" w:rsidRDefault="001A00BC" w:rsidP="002C7999">
            <w:pPr>
              <w:ind w:firstLine="0"/>
              <w:jc w:val="center"/>
            </w:pPr>
            <w:r>
              <w:t>90</w:t>
            </w:r>
          </w:p>
        </w:tc>
        <w:tc>
          <w:tcPr>
            <w:tcW w:w="683" w:type="dxa"/>
          </w:tcPr>
          <w:p w:rsidR="001A00BC" w:rsidRDefault="001A00BC" w:rsidP="002C7999">
            <w:pPr>
              <w:ind w:firstLine="0"/>
              <w:jc w:val="center"/>
            </w:pPr>
            <w:r>
              <w:t>100</w:t>
            </w:r>
          </w:p>
        </w:tc>
      </w:tr>
      <w:tr w:rsidR="001A00BC" w:rsidTr="001A00BC">
        <w:tc>
          <w:tcPr>
            <w:tcW w:w="1997" w:type="dxa"/>
          </w:tcPr>
          <w:p w:rsidR="001A00BC" w:rsidRDefault="001A00BC" w:rsidP="002C7999">
            <w:pPr>
              <w:ind w:firstLine="0"/>
              <w:jc w:val="center"/>
              <w:rPr>
                <w:b/>
              </w:rPr>
            </w:pPr>
            <w:r>
              <w:rPr>
                <w:b/>
              </w:rPr>
              <w:t>180</w:t>
            </w:r>
          </w:p>
        </w:tc>
        <w:tc>
          <w:tcPr>
            <w:tcW w:w="456" w:type="dxa"/>
          </w:tcPr>
          <w:p w:rsidR="001A00BC" w:rsidRPr="001A00BC" w:rsidRDefault="001A00BC" w:rsidP="002C7999">
            <w:pPr>
              <w:ind w:firstLine="0"/>
              <w:jc w:val="center"/>
            </w:pPr>
            <w:r>
              <w:t>61</w:t>
            </w:r>
          </w:p>
        </w:tc>
        <w:tc>
          <w:tcPr>
            <w:tcW w:w="456" w:type="dxa"/>
          </w:tcPr>
          <w:p w:rsidR="001A00BC" w:rsidRPr="001A00BC" w:rsidRDefault="001A00BC" w:rsidP="002C7999">
            <w:pPr>
              <w:ind w:firstLine="0"/>
              <w:jc w:val="center"/>
            </w:pPr>
            <w:r>
              <w:t>63</w:t>
            </w:r>
          </w:p>
        </w:tc>
        <w:tc>
          <w:tcPr>
            <w:tcW w:w="456" w:type="dxa"/>
          </w:tcPr>
          <w:p w:rsidR="001A00BC" w:rsidRPr="001A00BC" w:rsidRDefault="001A00BC" w:rsidP="002C7999">
            <w:pPr>
              <w:ind w:firstLine="0"/>
              <w:jc w:val="center"/>
            </w:pPr>
            <w:r>
              <w:t>65</w:t>
            </w:r>
          </w:p>
        </w:tc>
        <w:tc>
          <w:tcPr>
            <w:tcW w:w="456" w:type="dxa"/>
          </w:tcPr>
          <w:p w:rsidR="001A00BC" w:rsidRPr="001A00BC" w:rsidRDefault="001A00BC" w:rsidP="002C7999">
            <w:pPr>
              <w:ind w:firstLine="0"/>
              <w:jc w:val="center"/>
            </w:pPr>
            <w:r>
              <w:t>67</w:t>
            </w:r>
          </w:p>
        </w:tc>
        <w:tc>
          <w:tcPr>
            <w:tcW w:w="456" w:type="dxa"/>
          </w:tcPr>
          <w:p w:rsidR="001A00BC" w:rsidRPr="001A00BC" w:rsidRDefault="001A00BC" w:rsidP="002C7999">
            <w:pPr>
              <w:ind w:firstLine="0"/>
              <w:jc w:val="center"/>
            </w:pPr>
            <w:r>
              <w:t>69</w:t>
            </w:r>
          </w:p>
        </w:tc>
        <w:tc>
          <w:tcPr>
            <w:tcW w:w="456" w:type="dxa"/>
          </w:tcPr>
          <w:p w:rsidR="001A00BC" w:rsidRPr="001A00BC" w:rsidRDefault="001A00BC" w:rsidP="002C7999">
            <w:pPr>
              <w:ind w:firstLine="0"/>
              <w:jc w:val="center"/>
            </w:pPr>
            <w:r>
              <w:t>71</w:t>
            </w:r>
          </w:p>
        </w:tc>
        <w:tc>
          <w:tcPr>
            <w:tcW w:w="456" w:type="dxa"/>
          </w:tcPr>
          <w:p w:rsidR="001A00BC" w:rsidRPr="001A00BC" w:rsidRDefault="001A00BC" w:rsidP="002C7999">
            <w:pPr>
              <w:ind w:firstLine="0"/>
              <w:jc w:val="center"/>
            </w:pPr>
            <w:r>
              <w:t>73</w:t>
            </w:r>
          </w:p>
        </w:tc>
        <w:tc>
          <w:tcPr>
            <w:tcW w:w="456" w:type="dxa"/>
          </w:tcPr>
          <w:p w:rsidR="001A00BC" w:rsidRPr="001A00BC" w:rsidRDefault="001A00BC" w:rsidP="002C7999">
            <w:pPr>
              <w:ind w:firstLine="0"/>
              <w:jc w:val="center"/>
            </w:pPr>
            <w:r>
              <w:t>75</w:t>
            </w:r>
          </w:p>
        </w:tc>
        <w:tc>
          <w:tcPr>
            <w:tcW w:w="456" w:type="dxa"/>
          </w:tcPr>
          <w:p w:rsidR="001A00BC" w:rsidRPr="001A00BC" w:rsidRDefault="001A00BC" w:rsidP="002C7999">
            <w:pPr>
              <w:ind w:firstLine="0"/>
              <w:jc w:val="center"/>
            </w:pPr>
            <w:r>
              <w:t>77</w:t>
            </w:r>
          </w:p>
        </w:tc>
        <w:tc>
          <w:tcPr>
            <w:tcW w:w="456" w:type="dxa"/>
          </w:tcPr>
          <w:p w:rsidR="001A00BC" w:rsidRPr="001A00BC" w:rsidRDefault="001A00BC" w:rsidP="002C7999">
            <w:pPr>
              <w:ind w:firstLine="0"/>
              <w:jc w:val="center"/>
            </w:pPr>
            <w:r>
              <w:t>79</w:t>
            </w:r>
          </w:p>
        </w:tc>
        <w:tc>
          <w:tcPr>
            <w:tcW w:w="456" w:type="dxa"/>
          </w:tcPr>
          <w:p w:rsidR="001A00BC" w:rsidRPr="001A00BC" w:rsidRDefault="001A00BC" w:rsidP="002C7999">
            <w:pPr>
              <w:ind w:firstLine="0"/>
              <w:jc w:val="center"/>
            </w:pPr>
            <w:r>
              <w:t>81</w:t>
            </w:r>
          </w:p>
        </w:tc>
        <w:tc>
          <w:tcPr>
            <w:tcW w:w="682" w:type="dxa"/>
          </w:tcPr>
          <w:p w:rsidR="001A00BC" w:rsidRDefault="001A00BC" w:rsidP="002C7999">
            <w:pPr>
              <w:ind w:firstLine="0"/>
              <w:jc w:val="center"/>
            </w:pPr>
            <w:r>
              <w:t>83</w:t>
            </w:r>
          </w:p>
        </w:tc>
        <w:tc>
          <w:tcPr>
            <w:tcW w:w="683" w:type="dxa"/>
          </w:tcPr>
          <w:p w:rsidR="001A00BC" w:rsidRDefault="001A00BC" w:rsidP="002C7999">
            <w:pPr>
              <w:ind w:firstLine="0"/>
              <w:jc w:val="center"/>
            </w:pPr>
            <w:r>
              <w:t>93</w:t>
            </w:r>
          </w:p>
        </w:tc>
        <w:tc>
          <w:tcPr>
            <w:tcW w:w="683" w:type="dxa"/>
          </w:tcPr>
          <w:p w:rsidR="001A00BC" w:rsidRDefault="001A00BC" w:rsidP="002C7999">
            <w:pPr>
              <w:ind w:firstLine="0"/>
              <w:jc w:val="center"/>
            </w:pPr>
            <w:r>
              <w:t>103</w:t>
            </w:r>
          </w:p>
        </w:tc>
      </w:tr>
      <w:tr w:rsidR="001A00BC" w:rsidTr="001A00BC">
        <w:tc>
          <w:tcPr>
            <w:tcW w:w="1997" w:type="dxa"/>
          </w:tcPr>
          <w:p w:rsidR="001A00BC" w:rsidRDefault="001A00BC" w:rsidP="002C7999">
            <w:pPr>
              <w:ind w:firstLine="0"/>
              <w:jc w:val="center"/>
              <w:rPr>
                <w:b/>
              </w:rPr>
            </w:pPr>
            <w:r>
              <w:rPr>
                <w:b/>
              </w:rPr>
              <w:t>185</w:t>
            </w:r>
          </w:p>
        </w:tc>
        <w:tc>
          <w:tcPr>
            <w:tcW w:w="456" w:type="dxa"/>
          </w:tcPr>
          <w:p w:rsidR="001A00BC" w:rsidRPr="001A00BC" w:rsidRDefault="001A00BC" w:rsidP="002C7999">
            <w:pPr>
              <w:ind w:firstLine="0"/>
              <w:jc w:val="center"/>
            </w:pPr>
            <w:r>
              <w:t>64</w:t>
            </w:r>
          </w:p>
        </w:tc>
        <w:tc>
          <w:tcPr>
            <w:tcW w:w="456" w:type="dxa"/>
          </w:tcPr>
          <w:p w:rsidR="001A00BC" w:rsidRPr="001A00BC" w:rsidRDefault="001A00BC" w:rsidP="002C7999">
            <w:pPr>
              <w:ind w:firstLine="0"/>
              <w:jc w:val="center"/>
            </w:pPr>
            <w:r>
              <w:t>66</w:t>
            </w:r>
          </w:p>
        </w:tc>
        <w:tc>
          <w:tcPr>
            <w:tcW w:w="456" w:type="dxa"/>
          </w:tcPr>
          <w:p w:rsidR="001A00BC" w:rsidRPr="001A00BC" w:rsidRDefault="001A00BC" w:rsidP="002C7999">
            <w:pPr>
              <w:ind w:firstLine="0"/>
              <w:jc w:val="center"/>
            </w:pPr>
            <w:r>
              <w:t>68</w:t>
            </w:r>
          </w:p>
        </w:tc>
        <w:tc>
          <w:tcPr>
            <w:tcW w:w="456" w:type="dxa"/>
          </w:tcPr>
          <w:p w:rsidR="001A00BC" w:rsidRPr="001A00BC" w:rsidRDefault="001A00BC" w:rsidP="002C7999">
            <w:pPr>
              <w:ind w:firstLine="0"/>
              <w:jc w:val="center"/>
            </w:pPr>
            <w:r>
              <w:t>70</w:t>
            </w:r>
          </w:p>
        </w:tc>
        <w:tc>
          <w:tcPr>
            <w:tcW w:w="456" w:type="dxa"/>
          </w:tcPr>
          <w:p w:rsidR="001A00BC" w:rsidRPr="001A00BC" w:rsidRDefault="001A00BC" w:rsidP="002C7999">
            <w:pPr>
              <w:ind w:firstLine="0"/>
              <w:jc w:val="center"/>
            </w:pPr>
            <w:r>
              <w:t>72</w:t>
            </w:r>
          </w:p>
        </w:tc>
        <w:tc>
          <w:tcPr>
            <w:tcW w:w="456" w:type="dxa"/>
          </w:tcPr>
          <w:p w:rsidR="001A00BC" w:rsidRPr="001A00BC" w:rsidRDefault="001A00BC" w:rsidP="002C7999">
            <w:pPr>
              <w:ind w:firstLine="0"/>
              <w:jc w:val="center"/>
            </w:pPr>
            <w:r>
              <w:t>74</w:t>
            </w:r>
          </w:p>
        </w:tc>
        <w:tc>
          <w:tcPr>
            <w:tcW w:w="456" w:type="dxa"/>
          </w:tcPr>
          <w:p w:rsidR="001A00BC" w:rsidRPr="001A00BC" w:rsidRDefault="001A00BC" w:rsidP="002C7999">
            <w:pPr>
              <w:ind w:firstLine="0"/>
              <w:jc w:val="center"/>
            </w:pPr>
            <w:r>
              <w:t>76</w:t>
            </w:r>
          </w:p>
        </w:tc>
        <w:tc>
          <w:tcPr>
            <w:tcW w:w="456" w:type="dxa"/>
          </w:tcPr>
          <w:p w:rsidR="001A00BC" w:rsidRPr="001A00BC" w:rsidRDefault="001A00BC" w:rsidP="002C7999">
            <w:pPr>
              <w:ind w:firstLine="0"/>
              <w:jc w:val="center"/>
            </w:pPr>
            <w:r>
              <w:t>78</w:t>
            </w:r>
          </w:p>
        </w:tc>
        <w:tc>
          <w:tcPr>
            <w:tcW w:w="456" w:type="dxa"/>
          </w:tcPr>
          <w:p w:rsidR="001A00BC" w:rsidRPr="001A00BC" w:rsidRDefault="001A00BC" w:rsidP="002C7999">
            <w:pPr>
              <w:ind w:firstLine="0"/>
              <w:jc w:val="center"/>
            </w:pPr>
            <w:r>
              <w:t>80</w:t>
            </w:r>
          </w:p>
        </w:tc>
        <w:tc>
          <w:tcPr>
            <w:tcW w:w="456" w:type="dxa"/>
          </w:tcPr>
          <w:p w:rsidR="001A00BC" w:rsidRPr="001A00BC" w:rsidRDefault="001A00BC" w:rsidP="002C7999">
            <w:pPr>
              <w:ind w:firstLine="0"/>
              <w:jc w:val="center"/>
            </w:pPr>
            <w:r>
              <w:t>82</w:t>
            </w:r>
          </w:p>
        </w:tc>
        <w:tc>
          <w:tcPr>
            <w:tcW w:w="456" w:type="dxa"/>
          </w:tcPr>
          <w:p w:rsidR="001A00BC" w:rsidRPr="001A00BC" w:rsidRDefault="001A00BC" w:rsidP="002C7999">
            <w:pPr>
              <w:ind w:firstLine="0"/>
              <w:jc w:val="center"/>
            </w:pPr>
            <w:r>
              <w:t>84</w:t>
            </w:r>
          </w:p>
        </w:tc>
        <w:tc>
          <w:tcPr>
            <w:tcW w:w="682" w:type="dxa"/>
          </w:tcPr>
          <w:p w:rsidR="001A00BC" w:rsidRDefault="001A00BC" w:rsidP="002C7999">
            <w:pPr>
              <w:ind w:firstLine="0"/>
              <w:jc w:val="center"/>
            </w:pPr>
            <w:r>
              <w:t>86</w:t>
            </w:r>
          </w:p>
        </w:tc>
        <w:tc>
          <w:tcPr>
            <w:tcW w:w="683" w:type="dxa"/>
          </w:tcPr>
          <w:p w:rsidR="001A00BC" w:rsidRDefault="001A00BC" w:rsidP="002C7999">
            <w:pPr>
              <w:ind w:firstLine="0"/>
              <w:jc w:val="center"/>
            </w:pPr>
            <w:r>
              <w:t>96</w:t>
            </w:r>
          </w:p>
        </w:tc>
        <w:tc>
          <w:tcPr>
            <w:tcW w:w="683" w:type="dxa"/>
          </w:tcPr>
          <w:p w:rsidR="001A00BC" w:rsidRDefault="001A00BC" w:rsidP="002C7999">
            <w:pPr>
              <w:ind w:firstLine="0"/>
              <w:jc w:val="center"/>
            </w:pPr>
            <w:r>
              <w:t>106</w:t>
            </w:r>
          </w:p>
        </w:tc>
      </w:tr>
      <w:tr w:rsidR="001A00BC" w:rsidTr="001A00BC">
        <w:tc>
          <w:tcPr>
            <w:tcW w:w="1997" w:type="dxa"/>
          </w:tcPr>
          <w:p w:rsidR="001A00BC" w:rsidRDefault="001A00BC" w:rsidP="002C7999">
            <w:pPr>
              <w:ind w:firstLine="0"/>
              <w:jc w:val="center"/>
              <w:rPr>
                <w:b/>
              </w:rPr>
            </w:pPr>
            <w:r>
              <w:rPr>
                <w:b/>
              </w:rPr>
              <w:t>190</w:t>
            </w:r>
          </w:p>
        </w:tc>
        <w:tc>
          <w:tcPr>
            <w:tcW w:w="456" w:type="dxa"/>
          </w:tcPr>
          <w:p w:rsidR="001A00BC" w:rsidRPr="001A00BC" w:rsidRDefault="001A00BC" w:rsidP="002C7999">
            <w:pPr>
              <w:ind w:firstLine="0"/>
              <w:jc w:val="center"/>
            </w:pPr>
            <w:r>
              <w:t>67</w:t>
            </w:r>
          </w:p>
        </w:tc>
        <w:tc>
          <w:tcPr>
            <w:tcW w:w="456" w:type="dxa"/>
          </w:tcPr>
          <w:p w:rsidR="001A00BC" w:rsidRPr="001A00BC" w:rsidRDefault="001A00BC" w:rsidP="002C7999">
            <w:pPr>
              <w:ind w:firstLine="0"/>
              <w:jc w:val="center"/>
            </w:pPr>
            <w:r>
              <w:t>69</w:t>
            </w:r>
          </w:p>
        </w:tc>
        <w:tc>
          <w:tcPr>
            <w:tcW w:w="456" w:type="dxa"/>
          </w:tcPr>
          <w:p w:rsidR="001A00BC" w:rsidRPr="001A00BC" w:rsidRDefault="001A00BC" w:rsidP="002C7999">
            <w:pPr>
              <w:ind w:firstLine="0"/>
              <w:jc w:val="center"/>
            </w:pPr>
            <w:r>
              <w:t>71</w:t>
            </w:r>
          </w:p>
        </w:tc>
        <w:tc>
          <w:tcPr>
            <w:tcW w:w="456" w:type="dxa"/>
          </w:tcPr>
          <w:p w:rsidR="001A00BC" w:rsidRPr="001A00BC" w:rsidRDefault="001A00BC" w:rsidP="002C7999">
            <w:pPr>
              <w:ind w:firstLine="0"/>
              <w:jc w:val="center"/>
            </w:pPr>
            <w:r>
              <w:t>73</w:t>
            </w:r>
          </w:p>
        </w:tc>
        <w:tc>
          <w:tcPr>
            <w:tcW w:w="456" w:type="dxa"/>
          </w:tcPr>
          <w:p w:rsidR="001A00BC" w:rsidRPr="001A00BC" w:rsidRDefault="001A00BC" w:rsidP="002C7999">
            <w:pPr>
              <w:ind w:firstLine="0"/>
              <w:jc w:val="center"/>
            </w:pPr>
            <w:r>
              <w:t>75</w:t>
            </w:r>
          </w:p>
        </w:tc>
        <w:tc>
          <w:tcPr>
            <w:tcW w:w="456" w:type="dxa"/>
          </w:tcPr>
          <w:p w:rsidR="001A00BC" w:rsidRPr="001A00BC" w:rsidRDefault="001A00BC" w:rsidP="002C7999">
            <w:pPr>
              <w:ind w:firstLine="0"/>
              <w:jc w:val="center"/>
            </w:pPr>
            <w:r>
              <w:t>77</w:t>
            </w:r>
          </w:p>
        </w:tc>
        <w:tc>
          <w:tcPr>
            <w:tcW w:w="456" w:type="dxa"/>
          </w:tcPr>
          <w:p w:rsidR="001A00BC" w:rsidRPr="001A00BC" w:rsidRDefault="001A00BC" w:rsidP="002C7999">
            <w:pPr>
              <w:ind w:firstLine="0"/>
              <w:jc w:val="center"/>
            </w:pPr>
            <w:r>
              <w:t>79</w:t>
            </w:r>
          </w:p>
        </w:tc>
        <w:tc>
          <w:tcPr>
            <w:tcW w:w="456" w:type="dxa"/>
          </w:tcPr>
          <w:p w:rsidR="001A00BC" w:rsidRPr="001A00BC" w:rsidRDefault="001A00BC" w:rsidP="002C7999">
            <w:pPr>
              <w:ind w:firstLine="0"/>
              <w:jc w:val="center"/>
            </w:pPr>
            <w:r>
              <w:t>81</w:t>
            </w:r>
          </w:p>
        </w:tc>
        <w:tc>
          <w:tcPr>
            <w:tcW w:w="456" w:type="dxa"/>
          </w:tcPr>
          <w:p w:rsidR="001A00BC" w:rsidRPr="001A00BC" w:rsidRDefault="001A00BC" w:rsidP="002C7999">
            <w:pPr>
              <w:ind w:firstLine="0"/>
              <w:jc w:val="center"/>
            </w:pPr>
            <w:r>
              <w:t>83</w:t>
            </w:r>
          </w:p>
        </w:tc>
        <w:tc>
          <w:tcPr>
            <w:tcW w:w="456" w:type="dxa"/>
          </w:tcPr>
          <w:p w:rsidR="001A00BC" w:rsidRPr="001A00BC" w:rsidRDefault="001A00BC" w:rsidP="002C7999">
            <w:pPr>
              <w:ind w:firstLine="0"/>
              <w:jc w:val="center"/>
            </w:pPr>
            <w:r>
              <w:t>85</w:t>
            </w:r>
          </w:p>
        </w:tc>
        <w:tc>
          <w:tcPr>
            <w:tcW w:w="456" w:type="dxa"/>
          </w:tcPr>
          <w:p w:rsidR="001A00BC" w:rsidRPr="001A00BC" w:rsidRDefault="001A00BC" w:rsidP="002C7999">
            <w:pPr>
              <w:ind w:firstLine="0"/>
              <w:jc w:val="center"/>
            </w:pPr>
            <w:r>
              <w:t>87</w:t>
            </w:r>
          </w:p>
        </w:tc>
        <w:tc>
          <w:tcPr>
            <w:tcW w:w="682" w:type="dxa"/>
          </w:tcPr>
          <w:p w:rsidR="001A00BC" w:rsidRDefault="001A00BC" w:rsidP="002C7999">
            <w:pPr>
              <w:ind w:firstLine="0"/>
              <w:jc w:val="center"/>
            </w:pPr>
            <w:r>
              <w:t>89</w:t>
            </w:r>
          </w:p>
        </w:tc>
        <w:tc>
          <w:tcPr>
            <w:tcW w:w="683" w:type="dxa"/>
          </w:tcPr>
          <w:p w:rsidR="001A00BC" w:rsidRDefault="001A00BC" w:rsidP="002C7999">
            <w:pPr>
              <w:ind w:firstLine="0"/>
              <w:jc w:val="center"/>
            </w:pPr>
            <w:r>
              <w:t>99</w:t>
            </w:r>
          </w:p>
        </w:tc>
        <w:tc>
          <w:tcPr>
            <w:tcW w:w="683" w:type="dxa"/>
          </w:tcPr>
          <w:p w:rsidR="001A00BC" w:rsidRDefault="001A00BC" w:rsidP="002C7999">
            <w:pPr>
              <w:ind w:firstLine="0"/>
              <w:jc w:val="center"/>
            </w:pPr>
            <w:r>
              <w:t>109</w:t>
            </w:r>
          </w:p>
        </w:tc>
      </w:tr>
      <w:tr w:rsidR="001A00BC" w:rsidTr="001A00BC">
        <w:tc>
          <w:tcPr>
            <w:tcW w:w="1997" w:type="dxa"/>
          </w:tcPr>
          <w:p w:rsidR="001A00BC" w:rsidRDefault="001A00BC" w:rsidP="002C7999">
            <w:pPr>
              <w:ind w:firstLine="0"/>
              <w:jc w:val="center"/>
              <w:rPr>
                <w:b/>
              </w:rPr>
            </w:pPr>
            <w:r>
              <w:rPr>
                <w:b/>
              </w:rPr>
              <w:t>195</w:t>
            </w:r>
          </w:p>
        </w:tc>
        <w:tc>
          <w:tcPr>
            <w:tcW w:w="456" w:type="dxa"/>
          </w:tcPr>
          <w:p w:rsidR="001A00BC" w:rsidRPr="001A00BC" w:rsidRDefault="001A00BC" w:rsidP="002C7999">
            <w:pPr>
              <w:ind w:firstLine="0"/>
              <w:jc w:val="center"/>
            </w:pPr>
            <w:r>
              <w:t>70</w:t>
            </w:r>
          </w:p>
        </w:tc>
        <w:tc>
          <w:tcPr>
            <w:tcW w:w="456" w:type="dxa"/>
          </w:tcPr>
          <w:p w:rsidR="001A00BC" w:rsidRPr="001A00BC" w:rsidRDefault="001A00BC" w:rsidP="002C7999">
            <w:pPr>
              <w:ind w:firstLine="0"/>
              <w:jc w:val="center"/>
            </w:pPr>
            <w:r>
              <w:t>72</w:t>
            </w:r>
          </w:p>
        </w:tc>
        <w:tc>
          <w:tcPr>
            <w:tcW w:w="456" w:type="dxa"/>
          </w:tcPr>
          <w:p w:rsidR="001A00BC" w:rsidRPr="001A00BC" w:rsidRDefault="001A00BC" w:rsidP="002C7999">
            <w:pPr>
              <w:ind w:firstLine="0"/>
              <w:jc w:val="center"/>
            </w:pPr>
            <w:r>
              <w:t>74</w:t>
            </w:r>
          </w:p>
        </w:tc>
        <w:tc>
          <w:tcPr>
            <w:tcW w:w="456" w:type="dxa"/>
          </w:tcPr>
          <w:p w:rsidR="001A00BC" w:rsidRPr="001A00BC" w:rsidRDefault="001A00BC" w:rsidP="002C7999">
            <w:pPr>
              <w:ind w:firstLine="0"/>
              <w:jc w:val="center"/>
            </w:pPr>
            <w:r>
              <w:t>76</w:t>
            </w:r>
          </w:p>
        </w:tc>
        <w:tc>
          <w:tcPr>
            <w:tcW w:w="456" w:type="dxa"/>
          </w:tcPr>
          <w:p w:rsidR="001A00BC" w:rsidRPr="001A00BC" w:rsidRDefault="001A00BC" w:rsidP="002C7999">
            <w:pPr>
              <w:ind w:firstLine="0"/>
              <w:jc w:val="center"/>
            </w:pPr>
            <w:r>
              <w:t>78</w:t>
            </w:r>
          </w:p>
        </w:tc>
        <w:tc>
          <w:tcPr>
            <w:tcW w:w="456" w:type="dxa"/>
          </w:tcPr>
          <w:p w:rsidR="001A00BC" w:rsidRPr="001A00BC" w:rsidRDefault="001A00BC" w:rsidP="002C7999">
            <w:pPr>
              <w:ind w:firstLine="0"/>
              <w:jc w:val="center"/>
            </w:pPr>
            <w:r>
              <w:t>80</w:t>
            </w:r>
          </w:p>
        </w:tc>
        <w:tc>
          <w:tcPr>
            <w:tcW w:w="456" w:type="dxa"/>
          </w:tcPr>
          <w:p w:rsidR="001A00BC" w:rsidRPr="001A00BC" w:rsidRDefault="001A00BC" w:rsidP="002C7999">
            <w:pPr>
              <w:ind w:firstLine="0"/>
              <w:jc w:val="center"/>
            </w:pPr>
            <w:r>
              <w:t>82</w:t>
            </w:r>
          </w:p>
        </w:tc>
        <w:tc>
          <w:tcPr>
            <w:tcW w:w="456" w:type="dxa"/>
          </w:tcPr>
          <w:p w:rsidR="001A00BC" w:rsidRPr="001A00BC" w:rsidRDefault="001A00BC" w:rsidP="002C7999">
            <w:pPr>
              <w:ind w:firstLine="0"/>
              <w:jc w:val="center"/>
            </w:pPr>
            <w:r>
              <w:t>84</w:t>
            </w:r>
          </w:p>
        </w:tc>
        <w:tc>
          <w:tcPr>
            <w:tcW w:w="456" w:type="dxa"/>
          </w:tcPr>
          <w:p w:rsidR="001A00BC" w:rsidRPr="001A00BC" w:rsidRDefault="001A00BC" w:rsidP="002C7999">
            <w:pPr>
              <w:ind w:firstLine="0"/>
              <w:jc w:val="center"/>
            </w:pPr>
            <w:r>
              <w:t>86</w:t>
            </w:r>
          </w:p>
        </w:tc>
        <w:tc>
          <w:tcPr>
            <w:tcW w:w="456" w:type="dxa"/>
          </w:tcPr>
          <w:p w:rsidR="001A00BC" w:rsidRPr="001A00BC" w:rsidRDefault="001A00BC" w:rsidP="002C7999">
            <w:pPr>
              <w:ind w:firstLine="0"/>
              <w:jc w:val="center"/>
            </w:pPr>
            <w:r>
              <w:t>88</w:t>
            </w:r>
          </w:p>
        </w:tc>
        <w:tc>
          <w:tcPr>
            <w:tcW w:w="456" w:type="dxa"/>
          </w:tcPr>
          <w:p w:rsidR="001A00BC" w:rsidRPr="001A00BC" w:rsidRDefault="001A00BC" w:rsidP="002C7999">
            <w:pPr>
              <w:ind w:firstLine="0"/>
              <w:jc w:val="center"/>
            </w:pPr>
            <w:r>
              <w:t>90</w:t>
            </w:r>
          </w:p>
        </w:tc>
        <w:tc>
          <w:tcPr>
            <w:tcW w:w="682" w:type="dxa"/>
          </w:tcPr>
          <w:p w:rsidR="001A00BC" w:rsidRDefault="001A00BC" w:rsidP="002C7999">
            <w:pPr>
              <w:ind w:firstLine="0"/>
              <w:jc w:val="center"/>
            </w:pPr>
            <w:r>
              <w:t>92</w:t>
            </w:r>
          </w:p>
        </w:tc>
        <w:tc>
          <w:tcPr>
            <w:tcW w:w="683" w:type="dxa"/>
          </w:tcPr>
          <w:p w:rsidR="001A00BC" w:rsidRDefault="001A00BC" w:rsidP="002C7999">
            <w:pPr>
              <w:ind w:firstLine="0"/>
              <w:jc w:val="center"/>
            </w:pPr>
            <w:r>
              <w:t>102</w:t>
            </w:r>
          </w:p>
        </w:tc>
        <w:tc>
          <w:tcPr>
            <w:tcW w:w="683" w:type="dxa"/>
          </w:tcPr>
          <w:p w:rsidR="001A00BC" w:rsidRDefault="001A00BC" w:rsidP="002C7999">
            <w:pPr>
              <w:ind w:firstLine="0"/>
              <w:jc w:val="center"/>
            </w:pPr>
            <w:r>
              <w:t>112</w:t>
            </w:r>
          </w:p>
        </w:tc>
      </w:tr>
      <w:tr w:rsidR="001A00BC" w:rsidTr="001A00BC">
        <w:tc>
          <w:tcPr>
            <w:tcW w:w="1997" w:type="dxa"/>
          </w:tcPr>
          <w:p w:rsidR="001A00BC" w:rsidRDefault="001A00BC" w:rsidP="002C7999">
            <w:pPr>
              <w:ind w:firstLine="0"/>
              <w:jc w:val="center"/>
              <w:rPr>
                <w:b/>
              </w:rPr>
            </w:pPr>
            <w:r>
              <w:rPr>
                <w:b/>
              </w:rPr>
              <w:t>200</w:t>
            </w:r>
          </w:p>
        </w:tc>
        <w:tc>
          <w:tcPr>
            <w:tcW w:w="456" w:type="dxa"/>
          </w:tcPr>
          <w:p w:rsidR="001A00BC" w:rsidRPr="001A00BC" w:rsidRDefault="001A00BC" w:rsidP="002C7999">
            <w:pPr>
              <w:ind w:firstLine="0"/>
              <w:jc w:val="center"/>
            </w:pPr>
            <w:r>
              <w:t>73</w:t>
            </w:r>
          </w:p>
        </w:tc>
        <w:tc>
          <w:tcPr>
            <w:tcW w:w="456" w:type="dxa"/>
          </w:tcPr>
          <w:p w:rsidR="001A00BC" w:rsidRPr="001A00BC" w:rsidRDefault="001A00BC" w:rsidP="002C7999">
            <w:pPr>
              <w:ind w:firstLine="0"/>
              <w:jc w:val="center"/>
            </w:pPr>
            <w:r>
              <w:t>75</w:t>
            </w:r>
          </w:p>
        </w:tc>
        <w:tc>
          <w:tcPr>
            <w:tcW w:w="456" w:type="dxa"/>
          </w:tcPr>
          <w:p w:rsidR="001A00BC" w:rsidRPr="001A00BC" w:rsidRDefault="001A00BC" w:rsidP="002C7999">
            <w:pPr>
              <w:ind w:firstLine="0"/>
              <w:jc w:val="center"/>
            </w:pPr>
            <w:r>
              <w:t>77</w:t>
            </w:r>
          </w:p>
        </w:tc>
        <w:tc>
          <w:tcPr>
            <w:tcW w:w="456" w:type="dxa"/>
          </w:tcPr>
          <w:p w:rsidR="001A00BC" w:rsidRPr="001A00BC" w:rsidRDefault="001A00BC" w:rsidP="001A00BC">
            <w:pPr>
              <w:ind w:firstLine="0"/>
              <w:jc w:val="center"/>
            </w:pPr>
            <w:r>
              <w:t>79</w:t>
            </w:r>
          </w:p>
        </w:tc>
        <w:tc>
          <w:tcPr>
            <w:tcW w:w="456" w:type="dxa"/>
          </w:tcPr>
          <w:p w:rsidR="001A00BC" w:rsidRPr="001A00BC" w:rsidRDefault="001A00BC" w:rsidP="002C7999">
            <w:pPr>
              <w:ind w:firstLine="0"/>
              <w:jc w:val="center"/>
            </w:pPr>
            <w:r>
              <w:t>81</w:t>
            </w:r>
          </w:p>
        </w:tc>
        <w:tc>
          <w:tcPr>
            <w:tcW w:w="456" w:type="dxa"/>
          </w:tcPr>
          <w:p w:rsidR="001A00BC" w:rsidRPr="001A00BC" w:rsidRDefault="001A00BC" w:rsidP="002C7999">
            <w:pPr>
              <w:ind w:firstLine="0"/>
              <w:jc w:val="center"/>
            </w:pPr>
            <w:r>
              <w:t>83</w:t>
            </w:r>
          </w:p>
        </w:tc>
        <w:tc>
          <w:tcPr>
            <w:tcW w:w="456" w:type="dxa"/>
          </w:tcPr>
          <w:p w:rsidR="001A00BC" w:rsidRPr="001A00BC" w:rsidRDefault="001A00BC" w:rsidP="002C7999">
            <w:pPr>
              <w:ind w:firstLine="0"/>
              <w:jc w:val="center"/>
            </w:pPr>
            <w:r>
              <w:t>85</w:t>
            </w:r>
          </w:p>
        </w:tc>
        <w:tc>
          <w:tcPr>
            <w:tcW w:w="456" w:type="dxa"/>
          </w:tcPr>
          <w:p w:rsidR="001A00BC" w:rsidRPr="001A00BC" w:rsidRDefault="001A00BC" w:rsidP="002C7999">
            <w:pPr>
              <w:ind w:firstLine="0"/>
              <w:jc w:val="center"/>
            </w:pPr>
            <w:r>
              <w:t>87</w:t>
            </w:r>
          </w:p>
        </w:tc>
        <w:tc>
          <w:tcPr>
            <w:tcW w:w="456" w:type="dxa"/>
          </w:tcPr>
          <w:p w:rsidR="001A00BC" w:rsidRPr="001A00BC" w:rsidRDefault="001A00BC" w:rsidP="002C7999">
            <w:pPr>
              <w:ind w:firstLine="0"/>
              <w:jc w:val="center"/>
            </w:pPr>
            <w:r>
              <w:t>89</w:t>
            </w:r>
          </w:p>
        </w:tc>
        <w:tc>
          <w:tcPr>
            <w:tcW w:w="456" w:type="dxa"/>
          </w:tcPr>
          <w:p w:rsidR="001A00BC" w:rsidRPr="001A00BC" w:rsidRDefault="001A00BC" w:rsidP="002C7999">
            <w:pPr>
              <w:ind w:firstLine="0"/>
              <w:jc w:val="center"/>
            </w:pPr>
            <w:r>
              <w:t>91</w:t>
            </w:r>
          </w:p>
        </w:tc>
        <w:tc>
          <w:tcPr>
            <w:tcW w:w="456" w:type="dxa"/>
          </w:tcPr>
          <w:p w:rsidR="001A00BC" w:rsidRPr="001A00BC" w:rsidRDefault="001A00BC" w:rsidP="002C7999">
            <w:pPr>
              <w:ind w:firstLine="0"/>
              <w:jc w:val="center"/>
            </w:pPr>
            <w:r>
              <w:t>93</w:t>
            </w:r>
          </w:p>
        </w:tc>
        <w:tc>
          <w:tcPr>
            <w:tcW w:w="682" w:type="dxa"/>
          </w:tcPr>
          <w:p w:rsidR="001A00BC" w:rsidRDefault="001A00BC" w:rsidP="002C7999">
            <w:pPr>
              <w:ind w:firstLine="0"/>
              <w:jc w:val="center"/>
            </w:pPr>
            <w:r>
              <w:t>95</w:t>
            </w:r>
          </w:p>
        </w:tc>
        <w:tc>
          <w:tcPr>
            <w:tcW w:w="683" w:type="dxa"/>
          </w:tcPr>
          <w:p w:rsidR="001A00BC" w:rsidRDefault="001A00BC" w:rsidP="002C7999">
            <w:pPr>
              <w:ind w:firstLine="0"/>
              <w:jc w:val="center"/>
            </w:pPr>
            <w:r>
              <w:t>105</w:t>
            </w:r>
          </w:p>
        </w:tc>
        <w:tc>
          <w:tcPr>
            <w:tcW w:w="683" w:type="dxa"/>
          </w:tcPr>
          <w:p w:rsidR="001A00BC" w:rsidRDefault="001A00BC" w:rsidP="002C7999">
            <w:pPr>
              <w:ind w:firstLine="0"/>
              <w:jc w:val="center"/>
            </w:pPr>
            <w:r>
              <w:t>115</w:t>
            </w:r>
          </w:p>
        </w:tc>
      </w:tr>
    </w:tbl>
    <w:p w:rsidR="006433E8" w:rsidRDefault="006433E8" w:rsidP="002566CA">
      <w:pPr>
        <w:ind w:firstLine="0"/>
      </w:pPr>
    </w:p>
    <w:p w:rsidR="006433E8" w:rsidRDefault="002C7999" w:rsidP="006F5DB1">
      <w:r>
        <w:t>Pomimo tego, że BMI jest uznanym na całym świecie standardem, jest krytykowany za to, że chociaż bazuje na masie, to nie uwzględnia indywidualnej budowy ciała, dając w niektórych przypadkach fałszywe informacje na temat niedowagi i nadwagi. Na przykład BMI kulturystów może wskazywać na nadwagę lub wręcz otyłość, bo mięśnie ważą więcej niż tłuszcz, a na ciało kulturysty składa się niemal wyłącznie masa mięśniowa i bardzo niewiele tkanki tłuszczowej. Z kolei lekkoatleci, którzy cechują się wysokim wzrostem i bardzo szczupłą budową ciała, wpadają niekiedy w kategorię niedowagi, chociaż są zupełnie zdrowi</w:t>
      </w:r>
      <w:ins w:id="142" w:author="Okot" w:date="2019-03-30T21:08:00Z">
        <w:r w:rsidR="00D16A0D">
          <w:t> </w:t>
        </w:r>
      </w:ins>
      <w:del w:id="143" w:author="Okot" w:date="2019-03-30T21:08:00Z">
        <w:r w:rsidDel="00D16A0D">
          <w:delText xml:space="preserve"> </w:delText>
        </w:r>
      </w:del>
      <w:r>
        <w:t>[7,9].</w:t>
      </w:r>
    </w:p>
    <w:p w:rsidR="002C7999" w:rsidRDefault="002C7999" w:rsidP="006F5DB1">
      <w:r>
        <w:t xml:space="preserve">Dlatego, żeby dokonać bardziej kompleksowej oceny masy ciała, obok wskaźnika BMI, stosuje się parametr WHtR (ang. Waist-to-Height Ratio). Jest to stosunek obwodu talii mierzonego w pozycji stojącej wyprostowanej i na wydechu do wzrostu wyrażonego w centymetrach. </w:t>
      </w:r>
    </w:p>
    <w:p w:rsidR="004504ED" w:rsidRDefault="004504ED" w:rsidP="006F5DB1"/>
    <w:p w:rsidR="004504ED" w:rsidRDefault="004504ED" w:rsidP="004504ED">
      <m:oMathPara>
        <m:oMath>
          <m:r>
            <w:rPr>
              <w:rFonts w:ascii="Cambria Math" w:hAnsi="Cambria Math"/>
            </w:rPr>
            <m:t xml:space="preserve">WHtR= </m:t>
          </m:r>
          <m:f>
            <m:fPr>
              <m:ctrlPr>
                <w:rPr>
                  <w:rFonts w:ascii="Cambria Math" w:hAnsi="Cambria Math"/>
                  <w:i/>
                </w:rPr>
              </m:ctrlPr>
            </m:fPr>
            <m:num>
              <m:r>
                <w:rPr>
                  <w:rFonts w:ascii="Cambria Math" w:hAnsi="Cambria Math"/>
                </w:rPr>
                <m:t>T</m:t>
              </m:r>
            </m:num>
            <m:den>
              <m:r>
                <w:rPr>
                  <w:rFonts w:ascii="Cambria Math" w:hAnsi="Cambria Math"/>
                </w:rPr>
                <m:t>W</m:t>
              </m:r>
            </m:den>
          </m:f>
        </m:oMath>
      </m:oMathPara>
    </w:p>
    <w:p w:rsidR="004504ED" w:rsidRPr="00FE7C45" w:rsidDel="003E5056" w:rsidRDefault="004504ED" w:rsidP="004504ED">
      <w:pPr>
        <w:rPr>
          <w:del w:id="144" w:author="Okot" w:date="2019-03-28T23:19:00Z"/>
        </w:rPr>
      </w:pPr>
    </w:p>
    <w:p w:rsidR="004504ED" w:rsidRDefault="004504ED" w:rsidP="004504ED">
      <w:pPr>
        <w:jc w:val="right"/>
      </w:pPr>
      <w:r>
        <w:t>(2.1)</w:t>
      </w:r>
    </w:p>
    <w:p w:rsidR="004504ED" w:rsidRDefault="004504ED" w:rsidP="004504ED">
      <w:pPr>
        <w:ind w:firstLine="0"/>
        <w:jc w:val="left"/>
      </w:pPr>
      <w:r>
        <w:t xml:space="preserve">gdzie: </w:t>
      </w:r>
    </w:p>
    <w:p w:rsidR="004504ED" w:rsidRDefault="004504ED" w:rsidP="004504ED">
      <w:pPr>
        <w:ind w:firstLine="0"/>
        <w:jc w:val="left"/>
      </w:pPr>
      <w:r>
        <w:t>WHtR – oznacza wskaźnik talia-wzrost;</w:t>
      </w:r>
    </w:p>
    <w:p w:rsidR="004504ED" w:rsidRDefault="004504ED" w:rsidP="004504ED">
      <w:pPr>
        <w:ind w:firstLine="0"/>
        <w:jc w:val="left"/>
      </w:pPr>
      <w:r>
        <w:t>T – oznacza obwód talii człowieka wyrażony w centymetrach;</w:t>
      </w:r>
    </w:p>
    <w:p w:rsidR="004504ED" w:rsidRDefault="004504ED" w:rsidP="004504ED">
      <w:pPr>
        <w:ind w:firstLine="0"/>
        <w:jc w:val="left"/>
      </w:pPr>
      <w:r>
        <w:t>W – oznacza wzrost człowieka wyrażony w centymetrach</w:t>
      </w:r>
    </w:p>
    <w:p w:rsidR="004504ED" w:rsidRDefault="004504ED" w:rsidP="004504ED">
      <w:pPr>
        <w:ind w:firstLine="0"/>
        <w:jc w:val="left"/>
      </w:pPr>
    </w:p>
    <w:p w:rsidR="004504ED" w:rsidRDefault="004504ED" w:rsidP="004504ED">
      <w:pPr>
        <w:ind w:firstLine="0"/>
        <w:jc w:val="left"/>
      </w:pPr>
      <w:r>
        <w:tab/>
        <w:t>Wartość wskaźnika WHtR nie powinna przekraczać 0,5.</w:t>
      </w:r>
    </w:p>
    <w:p w:rsidR="00780A45" w:rsidRDefault="00780A45" w:rsidP="006F5DB1"/>
    <w:p w:rsidR="006F5DB1" w:rsidRDefault="006F5DB1" w:rsidP="006F5DB1">
      <w:pPr>
        <w:pStyle w:val="Nagwek2"/>
      </w:pPr>
      <w:r>
        <w:t>2.1.3. Makroskładniki</w:t>
      </w:r>
      <w:r w:rsidR="003D25AD">
        <w:t xml:space="preserve"> [10,11,12]</w:t>
      </w:r>
    </w:p>
    <w:p w:rsidR="00B44056" w:rsidRDefault="00B44056" w:rsidP="00B44056"/>
    <w:p w:rsidR="00B44056" w:rsidRDefault="00B44056" w:rsidP="00B44056">
      <w:r>
        <w:t xml:space="preserve">W poprzednim </w:t>
      </w:r>
      <w:ins w:id="145" w:author="Okot" w:date="2019-03-28T13:22:00Z">
        <w:r w:rsidR="00031B0E">
          <w:t>punkcie</w:t>
        </w:r>
      </w:ins>
      <w:del w:id="146" w:author="Okot" w:date="2019-03-28T13:16:00Z">
        <w:r w:rsidDel="003603BD">
          <w:delText>podrozdziale</w:delText>
        </w:r>
      </w:del>
      <w:r>
        <w:t xml:space="preserve"> była mowa o tym, że organizmowi należy dostarczyć odpowiedniej ilości energii mierzonej w kilokaloriach, jednak nie zostało wytłumaczone skąd wiedzieć, jaka jest zawartość kilokalorii w pożywieniu i skąd dokładnie się one biorą. Niniejszy p</w:t>
      </w:r>
      <w:ins w:id="147" w:author="Okot" w:date="2019-03-28T13:17:00Z">
        <w:r w:rsidR="003603BD">
          <w:t>unkt</w:t>
        </w:r>
      </w:ins>
      <w:del w:id="148" w:author="Okot" w:date="2019-03-28T13:17:00Z">
        <w:r w:rsidDel="003603BD">
          <w:delText>odrozdział</w:delText>
        </w:r>
      </w:del>
      <w:r>
        <w:t xml:space="preserve"> odpowie między innymi na to zagadnienie i wyjaśni wstępnie dlaczego diety eliminacyjne są szkodliwe dla zdrowia.</w:t>
      </w:r>
    </w:p>
    <w:p w:rsidR="005F4CFF" w:rsidRDefault="00014007" w:rsidP="00B44056">
      <w:r>
        <w:t>Podstawowymi składnikami pożywienia, które są odpowiedzialne za dostarczanie energii (kalorii) są makroskładniki: białka, węglowodany i tłuszcze.</w:t>
      </w:r>
      <w:r w:rsidR="00D1132D">
        <w:t xml:space="preserve"> Składniki te pobierane z pożywienia ulegają degradacji, której produkty ulegają procesowi utleniania, w wyniku </w:t>
      </w:r>
      <w:ins w:id="149" w:author="Okot" w:date="2019-03-28T13:17:00Z">
        <w:r w:rsidR="003603BD">
          <w:t xml:space="preserve">którego </w:t>
        </w:r>
      </w:ins>
      <w:r w:rsidR="00D1132D">
        <w:t xml:space="preserve">uwalniana jest energia. Niestety, nie cała wytworzona energia jest dostępna dla przemian metabolicznych. Część pozostaje w niestrawionym pożywieniu, a część opuszcza nasz organizm w produktach procesów wydalania. </w:t>
      </w:r>
    </w:p>
    <w:p w:rsidR="004571E6" w:rsidRDefault="004571E6" w:rsidP="00B44056">
      <w:pPr>
        <w:rPr>
          <w:ins w:id="150" w:author="Okot" w:date="2019-03-27T15:05:00Z"/>
        </w:rPr>
      </w:pPr>
      <w:r>
        <w:t>Żeby obliczyć faktyczną wartość energetyczną pożywienia stosuje się tzw.: równoważniki energetyczne, które mówią ile energii wyzwoli się w procesie utleniania 1g</w:t>
      </w:r>
      <w:ins w:id="151" w:author="Okot" w:date="2019-03-28T13:18:00Z">
        <w:r w:rsidR="003603BD">
          <w:t>rama</w:t>
        </w:r>
      </w:ins>
      <w:r>
        <w:t xml:space="preserve"> makroskładnika. W </w:t>
      </w:r>
      <w:ins w:id="152" w:author="Okot" w:date="2019-03-27T15:04:00Z">
        <w:r>
          <w:t>dietetyce powsze</w:t>
        </w:r>
      </w:ins>
      <w:ins w:id="153" w:author="Okot" w:date="2019-03-27T15:05:00Z">
        <w:r>
          <w:t>chnie stosuje klasyczne równoważniki Atwatera, zwane też równoważnikami Atwatera netto („netto”, ponieważ uwzględniają wymienione powyżej straty).</w:t>
        </w:r>
      </w:ins>
    </w:p>
    <w:p w:rsidR="004571E6" w:rsidRDefault="004571E6" w:rsidP="00B44056">
      <w:pPr>
        <w:rPr>
          <w:ins w:id="154" w:author="Okot" w:date="2019-03-27T15:05:00Z"/>
        </w:rPr>
      </w:pPr>
    </w:p>
    <w:p w:rsidR="00AD7F38" w:rsidRDefault="005B30B0">
      <w:pPr>
        <w:ind w:firstLine="0"/>
        <w:rPr>
          <w:ins w:id="155" w:author="Okot" w:date="2019-03-28T23:17:00Z"/>
        </w:rPr>
        <w:pPrChange w:id="156" w:author="Okot" w:date="2019-03-27T15:05:00Z">
          <w:pPr/>
        </w:pPrChange>
      </w:pPr>
      <w:ins w:id="157" w:author="Okot" w:date="2019-03-27T15:05:00Z">
        <w:r>
          <w:t xml:space="preserve">Tabela 2.5. </w:t>
        </w:r>
      </w:ins>
    </w:p>
    <w:p w:rsidR="004571E6" w:rsidRDefault="005B30B0">
      <w:pPr>
        <w:ind w:firstLine="0"/>
        <w:rPr>
          <w:ins w:id="158" w:author="Okot" w:date="2019-03-27T15:07:00Z"/>
        </w:rPr>
        <w:pPrChange w:id="159" w:author="Okot" w:date="2019-03-27T15:05:00Z">
          <w:pPr/>
        </w:pPrChange>
      </w:pPr>
      <w:ins w:id="160" w:author="Okot" w:date="2019-03-27T15:07:00Z">
        <w:r>
          <w:t>Klasyczne</w:t>
        </w:r>
      </w:ins>
      <w:ins w:id="161" w:author="Okot" w:date="2019-03-27T15:05:00Z">
        <w:r>
          <w:t xml:space="preserve"> równoważniki Atwatera [</w:t>
        </w:r>
      </w:ins>
      <w:ins w:id="162" w:author="Okot" w:date="2019-03-27T15:06:00Z">
        <w:r>
          <w:t>11</w:t>
        </w:r>
      </w:ins>
      <w:ins w:id="163" w:author="Okot" w:date="2019-03-27T15:05:00Z">
        <w:r>
          <w:t>]</w:t>
        </w:r>
      </w:ins>
      <w:ins w:id="164" w:author="Okot" w:date="2019-03-27T15:06:00Z">
        <w:r>
          <w:t>.</w:t>
        </w:r>
      </w:ins>
    </w:p>
    <w:tbl>
      <w:tblPr>
        <w:tblStyle w:val="Tabela-Siatka"/>
        <w:tblW w:w="0" w:type="auto"/>
        <w:tblLook w:val="04A0" w:firstRow="1" w:lastRow="0" w:firstColumn="1" w:lastColumn="0" w:noHBand="0" w:noVBand="1"/>
      </w:tblPr>
      <w:tblGrid>
        <w:gridCol w:w="4530"/>
        <w:gridCol w:w="4531"/>
      </w:tblGrid>
      <w:tr w:rsidR="005B30B0" w:rsidTr="005B30B0">
        <w:trPr>
          <w:ins w:id="165" w:author="Okot" w:date="2019-03-27T15:08:00Z"/>
        </w:trPr>
        <w:tc>
          <w:tcPr>
            <w:tcW w:w="4530" w:type="dxa"/>
          </w:tcPr>
          <w:p w:rsidR="005B30B0" w:rsidRPr="005B30B0" w:rsidRDefault="005B30B0">
            <w:pPr>
              <w:ind w:firstLine="0"/>
              <w:jc w:val="center"/>
              <w:rPr>
                <w:ins w:id="166" w:author="Okot" w:date="2019-03-27T15:08:00Z"/>
                <w:b/>
                <w:rPrChange w:id="167" w:author="Okot" w:date="2019-03-27T15:08:00Z">
                  <w:rPr>
                    <w:ins w:id="168" w:author="Okot" w:date="2019-03-27T15:08:00Z"/>
                  </w:rPr>
                </w:rPrChange>
              </w:rPr>
              <w:pPrChange w:id="169" w:author="Okot" w:date="2019-03-27T15:08:00Z">
                <w:pPr>
                  <w:ind w:firstLine="0"/>
                </w:pPr>
              </w:pPrChange>
            </w:pPr>
            <w:ins w:id="170" w:author="Okot" w:date="2019-03-27T15:08:00Z">
              <w:r w:rsidRPr="005B30B0">
                <w:rPr>
                  <w:b/>
                  <w:rPrChange w:id="171" w:author="Okot" w:date="2019-03-27T15:08:00Z">
                    <w:rPr/>
                  </w:rPrChange>
                </w:rPr>
                <w:t>Składnik</w:t>
              </w:r>
            </w:ins>
            <w:ins w:id="172" w:author="Okot" w:date="2019-03-27T15:09:00Z">
              <w:r>
                <w:rPr>
                  <w:b/>
                </w:rPr>
                <w:t xml:space="preserve"> (1 g)</w:t>
              </w:r>
            </w:ins>
          </w:p>
        </w:tc>
        <w:tc>
          <w:tcPr>
            <w:tcW w:w="4531" w:type="dxa"/>
          </w:tcPr>
          <w:p w:rsidR="005B30B0" w:rsidRPr="005B30B0" w:rsidRDefault="005B30B0">
            <w:pPr>
              <w:ind w:firstLine="0"/>
              <w:jc w:val="center"/>
              <w:rPr>
                <w:ins w:id="173" w:author="Okot" w:date="2019-03-27T15:08:00Z"/>
                <w:b/>
                <w:rPrChange w:id="174" w:author="Okot" w:date="2019-03-27T15:08:00Z">
                  <w:rPr>
                    <w:ins w:id="175" w:author="Okot" w:date="2019-03-27T15:08:00Z"/>
                  </w:rPr>
                </w:rPrChange>
              </w:rPr>
              <w:pPrChange w:id="176" w:author="Okot" w:date="2019-03-27T15:08:00Z">
                <w:pPr>
                  <w:ind w:firstLine="0"/>
                </w:pPr>
              </w:pPrChange>
            </w:pPr>
            <w:ins w:id="177" w:author="Okot" w:date="2019-03-27T15:08:00Z">
              <w:r w:rsidRPr="005B30B0">
                <w:rPr>
                  <w:b/>
                  <w:rPrChange w:id="178" w:author="Okot" w:date="2019-03-27T15:08:00Z">
                    <w:rPr/>
                  </w:rPrChange>
                </w:rPr>
                <w:t>Kilokalorie (kcal)</w:t>
              </w:r>
            </w:ins>
          </w:p>
        </w:tc>
      </w:tr>
      <w:tr w:rsidR="005B30B0" w:rsidTr="005B30B0">
        <w:trPr>
          <w:ins w:id="179" w:author="Okot" w:date="2019-03-27T15:08:00Z"/>
        </w:trPr>
        <w:tc>
          <w:tcPr>
            <w:tcW w:w="4530" w:type="dxa"/>
          </w:tcPr>
          <w:p w:rsidR="005B30B0" w:rsidRDefault="005B30B0">
            <w:pPr>
              <w:ind w:firstLine="0"/>
              <w:jc w:val="center"/>
              <w:rPr>
                <w:ins w:id="180" w:author="Okot" w:date="2019-03-27T15:08:00Z"/>
              </w:rPr>
              <w:pPrChange w:id="181" w:author="Okot" w:date="2019-03-27T15:08:00Z">
                <w:pPr>
                  <w:ind w:firstLine="0"/>
                </w:pPr>
              </w:pPrChange>
            </w:pPr>
            <w:ins w:id="182" w:author="Okot" w:date="2019-03-27T15:08:00Z">
              <w:r>
                <w:t>Białko</w:t>
              </w:r>
            </w:ins>
          </w:p>
        </w:tc>
        <w:tc>
          <w:tcPr>
            <w:tcW w:w="4531" w:type="dxa"/>
          </w:tcPr>
          <w:p w:rsidR="005B30B0" w:rsidRDefault="005B30B0">
            <w:pPr>
              <w:ind w:firstLine="0"/>
              <w:jc w:val="center"/>
              <w:rPr>
                <w:ins w:id="183" w:author="Okot" w:date="2019-03-27T15:08:00Z"/>
              </w:rPr>
              <w:pPrChange w:id="184" w:author="Okot" w:date="2019-03-27T15:09:00Z">
                <w:pPr>
                  <w:ind w:firstLine="0"/>
                </w:pPr>
              </w:pPrChange>
            </w:pPr>
            <w:ins w:id="185" w:author="Okot" w:date="2019-03-27T15:09:00Z">
              <w:r>
                <w:t>4</w:t>
              </w:r>
            </w:ins>
          </w:p>
        </w:tc>
      </w:tr>
      <w:tr w:rsidR="005B30B0" w:rsidTr="005B30B0">
        <w:trPr>
          <w:ins w:id="186" w:author="Okot" w:date="2019-03-27T15:08:00Z"/>
        </w:trPr>
        <w:tc>
          <w:tcPr>
            <w:tcW w:w="4530" w:type="dxa"/>
          </w:tcPr>
          <w:p w:rsidR="005B30B0" w:rsidRDefault="005B30B0">
            <w:pPr>
              <w:ind w:firstLine="0"/>
              <w:jc w:val="center"/>
              <w:rPr>
                <w:ins w:id="187" w:author="Okot" w:date="2019-03-27T15:08:00Z"/>
              </w:rPr>
              <w:pPrChange w:id="188" w:author="Okot" w:date="2019-03-27T15:09:00Z">
                <w:pPr>
                  <w:ind w:firstLine="0"/>
                </w:pPr>
              </w:pPrChange>
            </w:pPr>
            <w:ins w:id="189" w:author="Okot" w:date="2019-03-27T15:09:00Z">
              <w:r>
                <w:lastRenderedPageBreak/>
                <w:t>Tłuszcz</w:t>
              </w:r>
            </w:ins>
          </w:p>
        </w:tc>
        <w:tc>
          <w:tcPr>
            <w:tcW w:w="4531" w:type="dxa"/>
          </w:tcPr>
          <w:p w:rsidR="005B30B0" w:rsidRDefault="005B30B0">
            <w:pPr>
              <w:ind w:firstLine="0"/>
              <w:jc w:val="center"/>
              <w:rPr>
                <w:ins w:id="190" w:author="Okot" w:date="2019-03-27T15:08:00Z"/>
              </w:rPr>
              <w:pPrChange w:id="191" w:author="Okot" w:date="2019-03-27T15:09:00Z">
                <w:pPr>
                  <w:ind w:firstLine="0"/>
                </w:pPr>
              </w:pPrChange>
            </w:pPr>
            <w:ins w:id="192" w:author="Okot" w:date="2019-03-27T15:09:00Z">
              <w:r>
                <w:t>9</w:t>
              </w:r>
            </w:ins>
          </w:p>
        </w:tc>
      </w:tr>
      <w:tr w:rsidR="005B30B0" w:rsidTr="005B30B0">
        <w:trPr>
          <w:ins w:id="193" w:author="Okot" w:date="2019-03-27T15:08:00Z"/>
        </w:trPr>
        <w:tc>
          <w:tcPr>
            <w:tcW w:w="4530" w:type="dxa"/>
          </w:tcPr>
          <w:p w:rsidR="005B30B0" w:rsidRDefault="005B30B0">
            <w:pPr>
              <w:ind w:firstLine="0"/>
              <w:jc w:val="center"/>
              <w:rPr>
                <w:ins w:id="194" w:author="Okot" w:date="2019-03-27T15:08:00Z"/>
              </w:rPr>
              <w:pPrChange w:id="195" w:author="Okot" w:date="2019-03-27T15:09:00Z">
                <w:pPr>
                  <w:ind w:firstLine="0"/>
                </w:pPr>
              </w:pPrChange>
            </w:pPr>
            <w:ins w:id="196" w:author="Okot" w:date="2019-03-27T15:09:00Z">
              <w:r>
                <w:t>Węglowodany</w:t>
              </w:r>
            </w:ins>
          </w:p>
        </w:tc>
        <w:tc>
          <w:tcPr>
            <w:tcW w:w="4531" w:type="dxa"/>
          </w:tcPr>
          <w:p w:rsidR="005B30B0" w:rsidRDefault="005B30B0">
            <w:pPr>
              <w:ind w:firstLine="0"/>
              <w:jc w:val="center"/>
              <w:rPr>
                <w:ins w:id="197" w:author="Okot" w:date="2019-03-27T15:08:00Z"/>
              </w:rPr>
              <w:pPrChange w:id="198" w:author="Okot" w:date="2019-03-27T15:09:00Z">
                <w:pPr>
                  <w:ind w:firstLine="0"/>
                </w:pPr>
              </w:pPrChange>
            </w:pPr>
            <w:ins w:id="199" w:author="Okot" w:date="2019-03-27T15:09:00Z">
              <w:r>
                <w:t>4</w:t>
              </w:r>
            </w:ins>
          </w:p>
        </w:tc>
      </w:tr>
      <w:tr w:rsidR="005B30B0" w:rsidTr="005B30B0">
        <w:trPr>
          <w:ins w:id="200" w:author="Okot" w:date="2019-03-27T15:08:00Z"/>
        </w:trPr>
        <w:tc>
          <w:tcPr>
            <w:tcW w:w="4530" w:type="dxa"/>
          </w:tcPr>
          <w:p w:rsidR="005B30B0" w:rsidRDefault="005B30B0">
            <w:pPr>
              <w:ind w:firstLine="0"/>
              <w:jc w:val="center"/>
              <w:rPr>
                <w:ins w:id="201" w:author="Okot" w:date="2019-03-27T15:08:00Z"/>
              </w:rPr>
              <w:pPrChange w:id="202" w:author="Okot" w:date="2019-03-27T15:09:00Z">
                <w:pPr>
                  <w:ind w:firstLine="0"/>
                </w:pPr>
              </w:pPrChange>
            </w:pPr>
            <w:ins w:id="203" w:author="Okot" w:date="2019-03-27T15:09:00Z">
              <w:r>
                <w:t>Błonnik</w:t>
              </w:r>
            </w:ins>
          </w:p>
        </w:tc>
        <w:tc>
          <w:tcPr>
            <w:tcW w:w="4531" w:type="dxa"/>
          </w:tcPr>
          <w:p w:rsidR="005B30B0" w:rsidRDefault="005B30B0">
            <w:pPr>
              <w:ind w:firstLine="0"/>
              <w:jc w:val="center"/>
              <w:rPr>
                <w:ins w:id="204" w:author="Okot" w:date="2019-03-27T15:08:00Z"/>
              </w:rPr>
              <w:pPrChange w:id="205" w:author="Okot" w:date="2019-03-27T15:09:00Z">
                <w:pPr>
                  <w:ind w:firstLine="0"/>
                </w:pPr>
              </w:pPrChange>
            </w:pPr>
            <w:ins w:id="206" w:author="Okot" w:date="2019-03-27T15:09:00Z">
              <w:r>
                <w:t>2</w:t>
              </w:r>
            </w:ins>
          </w:p>
        </w:tc>
      </w:tr>
      <w:tr w:rsidR="005B30B0" w:rsidTr="005B30B0">
        <w:trPr>
          <w:ins w:id="207" w:author="Okot" w:date="2019-03-27T15:08:00Z"/>
        </w:trPr>
        <w:tc>
          <w:tcPr>
            <w:tcW w:w="4530" w:type="dxa"/>
          </w:tcPr>
          <w:p w:rsidR="005B30B0" w:rsidRDefault="005B30B0">
            <w:pPr>
              <w:ind w:firstLine="0"/>
              <w:jc w:val="center"/>
              <w:rPr>
                <w:ins w:id="208" w:author="Okot" w:date="2019-03-27T15:08:00Z"/>
              </w:rPr>
              <w:pPrChange w:id="209" w:author="Okot" w:date="2019-03-27T15:09:00Z">
                <w:pPr>
                  <w:ind w:firstLine="0"/>
                </w:pPr>
              </w:pPrChange>
            </w:pPr>
            <w:ins w:id="210" w:author="Okot" w:date="2019-03-27T15:09:00Z">
              <w:r>
                <w:t>Alkohol etylowy</w:t>
              </w:r>
            </w:ins>
          </w:p>
        </w:tc>
        <w:tc>
          <w:tcPr>
            <w:tcW w:w="4531" w:type="dxa"/>
          </w:tcPr>
          <w:p w:rsidR="005B30B0" w:rsidRDefault="005B30B0">
            <w:pPr>
              <w:ind w:firstLine="0"/>
              <w:jc w:val="center"/>
              <w:rPr>
                <w:ins w:id="211" w:author="Okot" w:date="2019-03-27T15:08:00Z"/>
              </w:rPr>
              <w:pPrChange w:id="212" w:author="Okot" w:date="2019-03-27T15:09:00Z">
                <w:pPr>
                  <w:ind w:firstLine="0"/>
                </w:pPr>
              </w:pPrChange>
            </w:pPr>
            <w:ins w:id="213" w:author="Okot" w:date="2019-03-27T15:10:00Z">
              <w:r>
                <w:t>7</w:t>
              </w:r>
            </w:ins>
          </w:p>
        </w:tc>
      </w:tr>
    </w:tbl>
    <w:p w:rsidR="005B30B0" w:rsidRPr="00B44056" w:rsidRDefault="005B30B0">
      <w:pPr>
        <w:ind w:firstLine="0"/>
        <w:pPrChange w:id="214" w:author="Okot" w:date="2019-03-27T15:05:00Z">
          <w:pPr/>
        </w:pPrChange>
      </w:pPr>
    </w:p>
    <w:p w:rsidR="006F5DB1" w:rsidRDefault="007C5664" w:rsidP="006F5DB1">
      <w:pPr>
        <w:rPr>
          <w:ins w:id="215" w:author="Okot" w:date="2019-03-28T12:45:00Z"/>
        </w:rPr>
      </w:pPr>
      <w:ins w:id="216" w:author="Okot" w:date="2019-03-28T12:45:00Z">
        <w:r>
          <w:t>W celu ustalenia, ile energii dostarczy dany produkt</w:t>
        </w:r>
      </w:ins>
      <w:ins w:id="217" w:author="Okot" w:date="2019-03-28T13:18:00Z">
        <w:r w:rsidR="003603BD">
          <w:t>,</w:t>
        </w:r>
      </w:ins>
      <w:ins w:id="218" w:author="Okot" w:date="2019-03-28T12:45:00Z">
        <w:r>
          <w:t xml:space="preserve"> sumuje się ilość kalorii z makroskładników w nim zawartych.</w:t>
        </w:r>
      </w:ins>
    </w:p>
    <w:p w:rsidR="007C5664" w:rsidRDefault="007C5664" w:rsidP="006F5DB1">
      <w:pPr>
        <w:rPr>
          <w:ins w:id="219" w:author="Okot" w:date="2019-03-28T12:47:00Z"/>
        </w:rPr>
      </w:pPr>
    </w:p>
    <w:p w:rsidR="007C5664" w:rsidRDefault="007C5664" w:rsidP="007C5664">
      <w:pPr>
        <w:rPr>
          <w:ins w:id="220" w:author="Okot" w:date="2019-03-28T12:47:00Z"/>
        </w:rPr>
      </w:pPr>
      <m:oMathPara>
        <m:oMath>
          <m:r>
            <w:ins w:id="221" w:author="Okot" w:date="2019-03-28T12:47:00Z">
              <w:rPr>
                <w:rFonts w:ascii="Cambria Math" w:hAnsi="Cambria Math"/>
              </w:rPr>
              <m:t>E=4B+9W</m:t>
            </w:ins>
          </m:r>
          <m:r>
            <w:ins w:id="222" w:author="Okot" w:date="2019-03-28T12:48:00Z">
              <w:rPr>
                <w:rFonts w:ascii="Cambria Math" w:hAnsi="Cambria Math"/>
              </w:rPr>
              <m:t>+4T</m:t>
            </w:ins>
          </m:r>
        </m:oMath>
      </m:oMathPara>
    </w:p>
    <w:p w:rsidR="007C5664" w:rsidRDefault="007C5664" w:rsidP="007C5664">
      <w:pPr>
        <w:jc w:val="right"/>
        <w:rPr>
          <w:ins w:id="223" w:author="Okot" w:date="2019-03-28T12:47:00Z"/>
        </w:rPr>
      </w:pPr>
      <w:ins w:id="224" w:author="Okot" w:date="2019-03-28T12:47:00Z">
        <w:r>
          <w:t>(2.1)</w:t>
        </w:r>
      </w:ins>
    </w:p>
    <w:p w:rsidR="007C5664" w:rsidRDefault="007C5664" w:rsidP="007C5664">
      <w:pPr>
        <w:ind w:firstLine="0"/>
        <w:jc w:val="left"/>
        <w:rPr>
          <w:ins w:id="225" w:author="Okot" w:date="2019-03-28T12:48:00Z"/>
        </w:rPr>
      </w:pPr>
      <w:ins w:id="226" w:author="Okot" w:date="2019-03-28T12:47:00Z">
        <w:r>
          <w:t xml:space="preserve">gdzie: </w:t>
        </w:r>
      </w:ins>
    </w:p>
    <w:p w:rsidR="007C5664" w:rsidRDefault="007C5664" w:rsidP="007C5664">
      <w:pPr>
        <w:ind w:firstLine="0"/>
        <w:jc w:val="left"/>
        <w:rPr>
          <w:ins w:id="227" w:author="Okot" w:date="2019-03-28T12:48:00Z"/>
        </w:rPr>
      </w:pPr>
      <w:ins w:id="228" w:author="Okot" w:date="2019-03-28T12:48:00Z">
        <w:r>
          <w:t>E – oznacza wartość energetyczną pożywienia wyrażoną w kilokaloriach;</w:t>
        </w:r>
      </w:ins>
    </w:p>
    <w:p w:rsidR="007C5664" w:rsidRDefault="007C5664" w:rsidP="007C5664">
      <w:pPr>
        <w:ind w:firstLine="0"/>
        <w:jc w:val="left"/>
        <w:rPr>
          <w:ins w:id="229" w:author="Okot" w:date="2019-03-28T12:49:00Z"/>
        </w:rPr>
      </w:pPr>
      <w:ins w:id="230" w:author="Okot" w:date="2019-03-28T12:48:00Z">
        <w:r>
          <w:t xml:space="preserve">B </w:t>
        </w:r>
      </w:ins>
      <w:ins w:id="231" w:author="Okot" w:date="2019-03-28T12:49:00Z">
        <w:r>
          <w:t>–</w:t>
        </w:r>
      </w:ins>
      <w:ins w:id="232" w:author="Okot" w:date="2019-03-28T12:48:00Z">
        <w:r>
          <w:t xml:space="preserve"> oznacza </w:t>
        </w:r>
      </w:ins>
      <w:ins w:id="233" w:author="Okot" w:date="2019-03-28T12:49:00Z">
        <w:r w:rsidR="005A1740">
          <w:t>zawartość białka w produkcie</w:t>
        </w:r>
        <w:r>
          <w:t xml:space="preserve"> wyrażoną w gramach;</w:t>
        </w:r>
      </w:ins>
    </w:p>
    <w:p w:rsidR="007C5664" w:rsidRDefault="007C5664" w:rsidP="007C5664">
      <w:pPr>
        <w:ind w:firstLine="0"/>
        <w:jc w:val="left"/>
        <w:rPr>
          <w:ins w:id="234" w:author="Okot" w:date="2019-03-28T12:49:00Z"/>
        </w:rPr>
      </w:pPr>
      <w:ins w:id="235" w:author="Okot" w:date="2019-03-28T12:49:00Z">
        <w:r>
          <w:t>W – oznacza zawa</w:t>
        </w:r>
        <w:r w:rsidR="005A1740">
          <w:t>rtość węglowodanów w produkcie</w:t>
        </w:r>
        <w:r>
          <w:t xml:space="preserve"> wyrażoną w gramach;</w:t>
        </w:r>
      </w:ins>
    </w:p>
    <w:p w:rsidR="007C5664" w:rsidRDefault="007C5664" w:rsidP="007C5664">
      <w:pPr>
        <w:ind w:firstLine="0"/>
        <w:jc w:val="left"/>
        <w:rPr>
          <w:ins w:id="236" w:author="Okot" w:date="2019-03-28T12:50:00Z"/>
        </w:rPr>
      </w:pPr>
      <w:ins w:id="237" w:author="Okot" w:date="2019-03-28T12:49:00Z">
        <w:r>
          <w:t xml:space="preserve">T – oznacza </w:t>
        </w:r>
        <w:r w:rsidR="005A1740">
          <w:t>zawartość tłuszczu w produkcie</w:t>
        </w:r>
        <w:r>
          <w:t xml:space="preserve"> wyrażoną w gramach.</w:t>
        </w:r>
      </w:ins>
    </w:p>
    <w:p w:rsidR="005A1740" w:rsidRDefault="005A1740" w:rsidP="007C5664">
      <w:pPr>
        <w:ind w:firstLine="0"/>
        <w:jc w:val="left"/>
        <w:rPr>
          <w:ins w:id="238" w:author="Okot" w:date="2019-03-28T12:50:00Z"/>
        </w:rPr>
      </w:pPr>
    </w:p>
    <w:p w:rsidR="005A1740" w:rsidRDefault="005A1740">
      <w:pPr>
        <w:rPr>
          <w:ins w:id="239" w:author="Okot" w:date="2019-03-28T12:52:00Z"/>
        </w:rPr>
        <w:pPrChange w:id="240" w:author="Okot" w:date="2019-03-28T12:56:00Z">
          <w:pPr>
            <w:ind w:firstLine="0"/>
            <w:jc w:val="left"/>
          </w:pPr>
        </w:pPrChange>
      </w:pPr>
      <w:ins w:id="241" w:author="Okot" w:date="2019-03-28T12:50:00Z">
        <w:r>
          <w:t xml:space="preserve">Kiedy spożywany jest posiłek złożony z </w:t>
        </w:r>
      </w:ins>
      <w:ins w:id="242" w:author="Okot" w:date="2019-03-28T12:51:00Z">
        <w:r w:rsidR="006522D6">
          <w:t>kilku produktów ich kaloryczność się sumuje.</w:t>
        </w:r>
      </w:ins>
    </w:p>
    <w:p w:rsidR="00446294" w:rsidRDefault="006522D6">
      <w:pPr>
        <w:ind w:firstLine="0"/>
        <w:rPr>
          <w:ins w:id="243" w:author="Okot" w:date="2019-03-28T13:37:00Z"/>
        </w:rPr>
        <w:pPrChange w:id="244" w:author="Okot" w:date="2019-03-28T12:55:00Z">
          <w:pPr>
            <w:ind w:firstLine="0"/>
            <w:jc w:val="left"/>
          </w:pPr>
        </w:pPrChange>
      </w:pPr>
      <w:ins w:id="245" w:author="Okot" w:date="2019-03-28T12:53:00Z">
        <w:r>
          <w:tab/>
        </w:r>
        <w:r w:rsidRPr="006522D6">
          <w:t>Oczywiście, nie oczekuje się od przeciętnego człowieka, że będzie</w:t>
        </w:r>
      </w:ins>
      <w:ins w:id="246" w:author="Okot" w:date="2019-03-28T12:54:00Z">
        <w:r w:rsidRPr="006522D6">
          <w:t xml:space="preserve"> znał zawartość makroskładników w jedzeniu i sam obliczał ich wartość energetyczną. Dla </w:t>
        </w:r>
      </w:ins>
      <w:ins w:id="247" w:author="Okot" w:date="2019-03-28T12:55:00Z">
        <w:r w:rsidRPr="006522D6">
          <w:t>najpopularniejszych nieprzetworzonych</w:t>
        </w:r>
        <w:r>
          <w:t xml:space="preserve"> produktów </w:t>
        </w:r>
      </w:ins>
      <w:ins w:id="248" w:author="Okot" w:date="2019-03-28T12:56:00Z">
        <w:r>
          <w:t>spożywczych na całym świecie eksperci utworzyli tabele kalorii bazujące na średniej zawartości makroskładników w danym obiekcie (</w:t>
        </w:r>
      </w:ins>
      <w:ins w:id="249" w:author="Okot" w:date="2019-03-28T12:57:00Z">
        <w:r>
          <w:t>np</w:t>
        </w:r>
      </w:ins>
      <w:ins w:id="250" w:author="Okot" w:date="2019-03-28T12:56:00Z">
        <w:r>
          <w:t>.</w:t>
        </w:r>
      </w:ins>
      <w:ins w:id="251" w:author="Okot" w:date="2019-03-28T12:57:00Z">
        <w:r>
          <w:t xml:space="preserve">: jabłku). Dokładna wartość kaloryczna zależy co prawda od </w:t>
        </w:r>
      </w:ins>
      <w:ins w:id="252" w:author="Okot" w:date="2019-03-28T12:59:00Z">
        <w:r>
          <w:t xml:space="preserve">różnych czynników, na przykład </w:t>
        </w:r>
      </w:ins>
      <w:ins w:id="253" w:author="Okot" w:date="2019-03-28T12:57:00Z">
        <w:r>
          <w:t>warunków</w:t>
        </w:r>
      </w:ins>
      <w:ins w:id="254" w:author="Okot" w:date="2019-03-28T12:58:00Z">
        <w:r>
          <w:t>, gleby</w:t>
        </w:r>
      </w:ins>
      <w:ins w:id="255" w:author="Okot" w:date="2019-03-28T12:57:00Z">
        <w:r>
          <w:t xml:space="preserve"> w jakich danych</w:t>
        </w:r>
      </w:ins>
      <w:ins w:id="256" w:author="Okot" w:date="2019-03-28T12:58:00Z">
        <w:r>
          <w:t xml:space="preserve"> produkt rósł (w przypadku roślin), użytych nawozów, stosowanej paszy (w przypadku zwierząt), ale uznaje</w:t>
        </w:r>
        <w:r w:rsidR="000A4224">
          <w:t xml:space="preserve"> się te różnice za</w:t>
        </w:r>
        <w:r w:rsidR="003603BD">
          <w:t xml:space="preserve"> statystycznie nieistotne</w:t>
        </w:r>
        <w:r>
          <w:t>.</w:t>
        </w:r>
      </w:ins>
      <w:ins w:id="257" w:author="Okot" w:date="2019-03-28T13:00:00Z">
        <w:r w:rsidR="000A4224">
          <w:t xml:space="preserve"> </w:t>
        </w:r>
      </w:ins>
      <w:ins w:id="258" w:author="Okot" w:date="2019-03-28T13:03:00Z">
        <w:r w:rsidR="002A32B2">
          <w:t>W Internecie można znaleźć wiele mniej lub bardziej obszernych</w:t>
        </w:r>
      </w:ins>
      <w:ins w:id="259" w:author="Okot" w:date="2019-03-28T13:19:00Z">
        <w:r w:rsidR="003603BD">
          <w:t xml:space="preserve"> zestawień</w:t>
        </w:r>
      </w:ins>
      <w:ins w:id="260" w:author="Okot" w:date="2019-03-28T13:00:00Z">
        <w:r w:rsidR="000A4224">
          <w:t xml:space="preserve">. Standardowo </w:t>
        </w:r>
      </w:ins>
      <w:ins w:id="261" w:author="Okot" w:date="2019-03-28T13:19:00Z">
        <w:r w:rsidR="003603BD">
          <w:t xml:space="preserve">w tabeli </w:t>
        </w:r>
      </w:ins>
      <w:ins w:id="262" w:author="Okot" w:date="2019-03-28T13:00:00Z">
        <w:r w:rsidR="000A4224">
          <w:t>podaje się wartość energetyczną</w:t>
        </w:r>
      </w:ins>
      <w:ins w:id="263" w:author="Okot" w:date="2019-03-28T13:02:00Z">
        <w:r w:rsidR="00A05FBC">
          <w:t xml:space="preserve"> oraz gramaturę makroskładników na 100 gram produktu.</w:t>
        </w:r>
      </w:ins>
      <w:ins w:id="264" w:author="Okot" w:date="2019-03-28T13:03:00Z">
        <w:r w:rsidR="002A32B2">
          <w:t xml:space="preserve"> </w:t>
        </w:r>
      </w:ins>
      <w:ins w:id="265" w:author="Okot" w:date="2019-03-28T13:04:00Z">
        <w:r w:rsidR="002A32B2">
          <w:t>Lepsze źródła informują również o zawartości witamin i składników mineralnych (więcej na ten temat w następnym punkcie)</w:t>
        </w:r>
      </w:ins>
      <w:ins w:id="266" w:author="Okot" w:date="2019-03-28T13:19:00Z">
        <w:r w:rsidR="003603BD">
          <w:t xml:space="preserve">. </w:t>
        </w:r>
      </w:ins>
      <w:ins w:id="267" w:author="Okot" w:date="2019-03-28T13:20:00Z">
        <w:r w:rsidR="00446294">
          <w:t>Do najbardziej obszernego i godnego</w:t>
        </w:r>
        <w:r w:rsidR="003603BD">
          <w:t xml:space="preserve"> zaufania</w:t>
        </w:r>
      </w:ins>
      <w:ins w:id="268" w:author="Okot" w:date="2019-03-28T13:24:00Z">
        <w:r w:rsidR="00446294">
          <w:t xml:space="preserve"> źródła należą Food Compos</w:t>
        </w:r>
      </w:ins>
      <w:ins w:id="269" w:author="Okot" w:date="2019-03-28T21:30:00Z">
        <w:r w:rsidR="00BE3C41">
          <w:t>i</w:t>
        </w:r>
      </w:ins>
      <w:ins w:id="270" w:author="Okot" w:date="2019-03-28T13:24:00Z">
        <w:r w:rsidR="00446294">
          <w:t>tion Databases stworzone przez USDA.</w:t>
        </w:r>
      </w:ins>
      <w:ins w:id="271" w:author="Okot" w:date="2019-03-28T13:29:00Z">
        <w:r w:rsidR="00446294">
          <w:t xml:space="preserve"> Polskim odpowiednikiem jest baza produktów IŻŻ.</w:t>
        </w:r>
      </w:ins>
    </w:p>
    <w:p w:rsidR="00E869B0" w:rsidRDefault="00446294">
      <w:pPr>
        <w:ind w:firstLine="0"/>
        <w:rPr>
          <w:ins w:id="272" w:author="Okot" w:date="2019-03-28T13:48:00Z"/>
        </w:rPr>
        <w:pPrChange w:id="273" w:author="Okot" w:date="2019-03-28T12:55:00Z">
          <w:pPr>
            <w:ind w:firstLine="0"/>
            <w:jc w:val="left"/>
          </w:pPr>
        </w:pPrChange>
      </w:pPr>
      <w:ins w:id="274" w:author="Okot" w:date="2019-03-28T13:37:00Z">
        <w:r>
          <w:tab/>
          <w:t xml:space="preserve">W przypadku gotowych produktów przetworzonych dostępnych </w:t>
        </w:r>
      </w:ins>
      <w:ins w:id="275" w:author="Okot" w:date="2019-03-28T13:38:00Z">
        <w:r w:rsidR="00892B38">
          <w:t>w sklepach (np.: ser żółty) zachodzi konieczność polegania na informacjach umieszczonych na etykiecie producenta.</w:t>
        </w:r>
      </w:ins>
      <w:ins w:id="276" w:author="Okot" w:date="2019-03-28T13:39:00Z">
        <w:r w:rsidR="00892B38">
          <w:t xml:space="preserve"> Niestety, w większości przypadków informacje te ograniczają się do wartości energetycznej i zawartości makroskładników, pomijając lub udzielając niepełnych informacji </w:t>
        </w:r>
        <w:r w:rsidR="00892B38">
          <w:lastRenderedPageBreak/>
          <w:t>na temat witamin i składników mineralnych, co wynika</w:t>
        </w:r>
      </w:ins>
      <w:ins w:id="277" w:author="Okot" w:date="2019-03-28T13:42:00Z">
        <w:r w:rsidR="00892B38">
          <w:t xml:space="preserve"> z tego, że w Polsce umieszczanie informacji o wartości odżywczej jest w większości przypadków dobrowolne</w:t>
        </w:r>
      </w:ins>
      <w:ins w:id="278" w:author="Okot" w:date="2019-03-30T21:08:00Z">
        <w:r w:rsidR="00D16A0D">
          <w:t> </w:t>
        </w:r>
      </w:ins>
      <w:ins w:id="279" w:author="Okot" w:date="2019-03-28T13:42:00Z">
        <w:r w:rsidR="00892B38">
          <w:t>[</w:t>
        </w:r>
      </w:ins>
      <w:ins w:id="280" w:author="Okot" w:date="2019-03-28T13:43:00Z">
        <w:r w:rsidR="00892B38">
          <w:t>10</w:t>
        </w:r>
      </w:ins>
      <w:ins w:id="281" w:author="Okot" w:date="2019-03-28T13:42:00Z">
        <w:r w:rsidR="00892B38">
          <w:t>]</w:t>
        </w:r>
      </w:ins>
      <w:ins w:id="282" w:author="Okot" w:date="2019-03-28T13:43:00Z">
        <w:r w:rsidR="00892B38">
          <w:t>.</w:t>
        </w:r>
      </w:ins>
      <w:ins w:id="283" w:author="Okot" w:date="2019-03-28T13:29:00Z">
        <w:r>
          <w:t xml:space="preserve"> </w:t>
        </w:r>
      </w:ins>
      <w:ins w:id="284" w:author="Okot" w:date="2019-03-28T13:44:00Z">
        <w:r w:rsidR="00892B38">
          <w:t>Człowiek zdeterminowany może próbować odtwarzać te informacje bazując na umieszczonym składzie produktu.</w:t>
        </w:r>
      </w:ins>
      <w:ins w:id="285" w:author="Okot" w:date="2019-03-28T13:45:00Z">
        <w:r w:rsidR="00892B38">
          <w:t xml:space="preserve"> </w:t>
        </w:r>
      </w:ins>
      <w:ins w:id="286" w:author="Okot" w:date="2019-03-28T21:31:00Z">
        <w:r w:rsidR="00BE3C41">
          <w:t>Uregulowano, iż</w:t>
        </w:r>
      </w:ins>
      <w:ins w:id="287" w:author="Okot" w:date="2019-03-28T13:45:00Z">
        <w:r w:rsidR="00892B38">
          <w:t xml:space="preserve"> składniki obecne w danym </w:t>
        </w:r>
      </w:ins>
      <w:ins w:id="288" w:author="Okot" w:date="2019-03-28T13:46:00Z">
        <w:r w:rsidR="00892B38">
          <w:t>artykule muszą być wymienione w kolejności malejącej: od ingrediencji, któ</w:t>
        </w:r>
      </w:ins>
      <w:ins w:id="289" w:author="Okot" w:date="2019-03-28T13:47:00Z">
        <w:r w:rsidR="00892B38">
          <w:t>rej zawartość w wyrobie jest największa.</w:t>
        </w:r>
      </w:ins>
    </w:p>
    <w:p w:rsidR="003603BD" w:rsidRDefault="00E869B0">
      <w:pPr>
        <w:rPr>
          <w:ins w:id="290" w:author="Okot" w:date="2019-03-28T13:58:00Z"/>
        </w:rPr>
        <w:pPrChange w:id="291" w:author="Okot" w:date="2019-03-28T13:48:00Z">
          <w:pPr>
            <w:ind w:firstLine="0"/>
            <w:jc w:val="left"/>
          </w:pPr>
        </w:pPrChange>
      </w:pPr>
      <w:ins w:id="292" w:author="Okot" w:date="2019-03-28T13:48:00Z">
        <w:r>
          <w:t>Duża konfuzję powoduj</w:t>
        </w:r>
        <w:r w:rsidR="003E5C25">
          <w:t xml:space="preserve">ą różnice </w:t>
        </w:r>
      </w:ins>
      <w:ins w:id="293" w:author="Okot" w:date="2019-03-28T13:49:00Z">
        <w:r w:rsidR="003E5C25">
          <w:t>w kaloryczności produktu nieprzetworzonego i poddanego obróbce (</w:t>
        </w:r>
      </w:ins>
      <w:ins w:id="294" w:author="Okot" w:date="2019-03-28T13:50:00Z">
        <w:r w:rsidR="003E5C25">
          <w:t xml:space="preserve">np.: gotowanie, suszenie). </w:t>
        </w:r>
      </w:ins>
      <w:ins w:id="295" w:author="Okot" w:date="2019-03-28T13:51:00Z">
        <w:r w:rsidR="003E5C25">
          <w:t>100</w:t>
        </w:r>
      </w:ins>
      <w:ins w:id="296" w:author="Okot" w:date="2019-03-28T23:25:00Z">
        <w:r w:rsidR="006109D2">
          <w:t> </w:t>
        </w:r>
      </w:ins>
      <w:ins w:id="297" w:author="Okot" w:date="2019-03-28T13:51:00Z">
        <w:r w:rsidR="003E5C25">
          <w:t xml:space="preserve">g suchego ryżu białego długoziarnistego </w:t>
        </w:r>
      </w:ins>
      <w:ins w:id="298" w:author="Okot" w:date="2019-03-28T21:31:00Z">
        <w:r w:rsidR="00BE3C41">
          <w:t>ma 345</w:t>
        </w:r>
      </w:ins>
      <w:ins w:id="299" w:author="Okot" w:date="2019-03-28T23:25:00Z">
        <w:r w:rsidR="006109D2">
          <w:t> </w:t>
        </w:r>
      </w:ins>
      <w:ins w:id="300" w:author="Okot" w:date="2019-03-28T21:31:00Z">
        <w:r w:rsidR="00BE3C41">
          <w:t>kcal</w:t>
        </w:r>
      </w:ins>
      <w:ins w:id="301" w:author="Okot" w:date="2019-03-28T13:52:00Z">
        <w:r w:rsidR="003E5C25">
          <w:t>. 100</w:t>
        </w:r>
      </w:ins>
      <w:ins w:id="302" w:author="Okot" w:date="2019-03-28T23:25:00Z">
        <w:r w:rsidR="006109D2">
          <w:t> </w:t>
        </w:r>
      </w:ins>
      <w:ins w:id="303" w:author="Okot" w:date="2019-03-28T13:52:00Z">
        <w:r w:rsidR="003E5C25">
          <w:t xml:space="preserve">g ugotowanego ryżu białego długoziarnistego ma </w:t>
        </w:r>
      </w:ins>
      <w:ins w:id="304" w:author="Okot" w:date="2019-03-28T13:53:00Z">
        <w:r w:rsidR="003E5C25">
          <w:t>ok. 120</w:t>
        </w:r>
      </w:ins>
      <w:ins w:id="305" w:author="Okot" w:date="2019-03-28T23:25:00Z">
        <w:r w:rsidR="006109D2">
          <w:t> </w:t>
        </w:r>
      </w:ins>
      <w:ins w:id="306" w:author="Okot" w:date="2019-03-28T13:53:00Z">
        <w:r w:rsidR="003E5C25">
          <w:t>kcal. 100</w:t>
        </w:r>
      </w:ins>
      <w:ins w:id="307" w:author="Okot" w:date="2019-03-28T23:25:00Z">
        <w:r w:rsidR="006109D2">
          <w:t> </w:t>
        </w:r>
      </w:ins>
      <w:ins w:id="308" w:author="Okot" w:date="2019-03-28T13:53:00Z">
        <w:r w:rsidR="003E5C25">
          <w:t xml:space="preserve">g </w:t>
        </w:r>
      </w:ins>
      <w:ins w:id="309" w:author="Okot" w:date="2019-03-28T13:54:00Z">
        <w:r w:rsidR="003E5C25">
          <w:t>świeżych śliwek ma 46</w:t>
        </w:r>
      </w:ins>
      <w:ins w:id="310" w:author="Okot" w:date="2019-03-28T23:25:00Z">
        <w:r w:rsidR="006109D2">
          <w:t> </w:t>
        </w:r>
      </w:ins>
      <w:ins w:id="311" w:author="Okot" w:date="2019-03-28T21:31:00Z">
        <w:r w:rsidR="00BE3C41">
          <w:t>kcal, podczas gdy</w:t>
        </w:r>
      </w:ins>
      <w:ins w:id="312" w:author="Okot" w:date="2019-03-28T13:54:00Z">
        <w:r w:rsidR="003E5C25">
          <w:t xml:space="preserve"> 100</w:t>
        </w:r>
      </w:ins>
      <w:ins w:id="313" w:author="Okot" w:date="2019-03-28T23:25:00Z">
        <w:r w:rsidR="006109D2">
          <w:t> </w:t>
        </w:r>
      </w:ins>
      <w:ins w:id="314" w:author="Okot" w:date="2019-03-28T13:54:00Z">
        <w:r w:rsidR="003E5C25">
          <w:t>g śliwek suszonych – 282</w:t>
        </w:r>
      </w:ins>
      <w:ins w:id="315" w:author="Okot" w:date="2019-03-28T23:25:00Z">
        <w:r w:rsidR="006109D2">
          <w:t> </w:t>
        </w:r>
      </w:ins>
      <w:ins w:id="316" w:author="Okot" w:date="2019-03-28T13:54:00Z">
        <w:r w:rsidR="003E5C25">
          <w:t xml:space="preserve">kcal. </w:t>
        </w:r>
      </w:ins>
      <w:ins w:id="317" w:author="Okot" w:date="2019-03-28T13:55:00Z">
        <w:r w:rsidR="003E5C25">
          <w:t xml:space="preserve">Różnice te wynikają ze </w:t>
        </w:r>
      </w:ins>
      <w:ins w:id="318" w:author="Okot" w:date="2019-03-28T21:31:00Z">
        <w:r w:rsidR="00BE3C41">
          <w:t>zmian, jakie</w:t>
        </w:r>
      </w:ins>
      <w:ins w:id="319" w:author="Okot" w:date="2019-03-28T13:55:00Z">
        <w:r w:rsidR="003E5C25">
          <w:t xml:space="preserve"> zachodzą w produktach podczas obrabiania. </w:t>
        </w:r>
      </w:ins>
      <w:ins w:id="320" w:author="Okot" w:date="2019-03-28T13:56:00Z">
        <w:r w:rsidR="003E5C25">
          <w:t xml:space="preserve">Ryż w trakcie gotowania wchłania wodę przez co zwiększa swoją wagę nawet trzykrotnie. </w:t>
        </w:r>
      </w:ins>
      <w:ins w:id="321" w:author="Okot" w:date="2019-03-28T13:57:00Z">
        <w:r w:rsidR="003E5C25">
          <w:t>Dlatego 100</w:t>
        </w:r>
      </w:ins>
      <w:ins w:id="322" w:author="Okot" w:date="2019-03-28T23:25:00Z">
        <w:r w:rsidR="006109D2">
          <w:t> </w:t>
        </w:r>
      </w:ins>
      <w:ins w:id="323" w:author="Okot" w:date="2019-03-28T13:57:00Z">
        <w:r w:rsidR="003E5C25">
          <w:t>g ugotowanego ryżu to nie jest to samo co 100</w:t>
        </w:r>
      </w:ins>
      <w:ins w:id="324" w:author="Okot" w:date="2019-03-28T23:25:00Z">
        <w:r w:rsidR="006109D2">
          <w:t> </w:t>
        </w:r>
      </w:ins>
      <w:ins w:id="325" w:author="Okot" w:date="2019-03-28T13:57:00Z">
        <w:r w:rsidR="003E5C25">
          <w:t xml:space="preserve">g suchych ziaren. W przypadku śliwek proces suszenia pozbawia owoce wody zmniejszając ich wagę. </w:t>
        </w:r>
      </w:ins>
      <w:ins w:id="326" w:author="Okot" w:date="2019-03-28T13:58:00Z">
        <w:r w:rsidR="00F55988">
          <w:t>100</w:t>
        </w:r>
      </w:ins>
      <w:ins w:id="327" w:author="Okot" w:date="2019-03-28T23:25:00Z">
        <w:r w:rsidR="006109D2">
          <w:t> </w:t>
        </w:r>
      </w:ins>
      <w:ins w:id="328" w:author="Okot" w:date="2019-03-28T13:58:00Z">
        <w:r w:rsidR="00F55988">
          <w:t>g świeżych owoców zmienia się w 19</w:t>
        </w:r>
      </w:ins>
      <w:ins w:id="329" w:author="Okot" w:date="2019-03-28T23:25:00Z">
        <w:r w:rsidR="006109D2">
          <w:t> </w:t>
        </w:r>
      </w:ins>
      <w:ins w:id="330" w:author="Okot" w:date="2019-03-28T13:58:00Z">
        <w:r w:rsidR="00F55988">
          <w:t>g owoców suszonych i te 19</w:t>
        </w:r>
      </w:ins>
      <w:ins w:id="331" w:author="Okot" w:date="2019-03-28T23:25:00Z">
        <w:r w:rsidR="006109D2">
          <w:t> </w:t>
        </w:r>
      </w:ins>
      <w:ins w:id="332" w:author="Okot" w:date="2019-03-28T13:58:00Z">
        <w:r w:rsidR="00F55988">
          <w:t>g ma taką samą kaloryczność jak produkt nie obrobiony</w:t>
        </w:r>
      </w:ins>
      <w:ins w:id="333" w:author="Okot" w:date="2019-03-28T14:01:00Z">
        <w:r w:rsidR="00D16A0D">
          <w:t> </w:t>
        </w:r>
        <w:r w:rsidR="009C414A">
          <w:t>[13]</w:t>
        </w:r>
      </w:ins>
      <w:ins w:id="334" w:author="Okot" w:date="2019-03-28T13:58:00Z">
        <w:r w:rsidR="00F55988">
          <w:t xml:space="preserve">. </w:t>
        </w:r>
      </w:ins>
    </w:p>
    <w:p w:rsidR="009C414A" w:rsidRDefault="009C414A">
      <w:pPr>
        <w:rPr>
          <w:ins w:id="335" w:author="Okot" w:date="2019-03-28T14:10:00Z"/>
        </w:rPr>
        <w:pPrChange w:id="336" w:author="Okot" w:date="2019-03-28T13:48:00Z">
          <w:pPr>
            <w:ind w:firstLine="0"/>
            <w:jc w:val="left"/>
          </w:pPr>
        </w:pPrChange>
      </w:pPr>
      <w:ins w:id="337" w:author="Okot" w:date="2019-03-28T13:59:00Z">
        <w:r>
          <w:t xml:space="preserve">Należy zapamiętać, </w:t>
        </w:r>
      </w:ins>
      <w:ins w:id="338" w:author="Okot" w:date="2019-03-28T14:00:00Z">
        <w:r>
          <w:t>że procesy</w:t>
        </w:r>
      </w:ins>
      <w:ins w:id="339" w:author="Okot" w:date="2019-03-28T13:58:00Z">
        <w:r>
          <w:t xml:space="preserve"> technologiczne </w:t>
        </w:r>
      </w:ins>
      <w:ins w:id="340" w:author="Okot" w:date="2019-03-28T13:59:00Z">
        <w:r>
          <w:t>związane</w:t>
        </w:r>
      </w:ins>
      <w:ins w:id="341" w:author="Okot" w:date="2019-03-28T13:58:00Z">
        <w:r>
          <w:t xml:space="preserve"> </w:t>
        </w:r>
      </w:ins>
      <w:ins w:id="342" w:author="Okot" w:date="2019-03-28T13:59:00Z">
        <w:r>
          <w:t xml:space="preserve">z obróbką żywności nie zmieniają </w:t>
        </w:r>
        <w:r w:rsidR="00BE3C41">
          <w:t xml:space="preserve">kaloryczności produktów </w:t>
        </w:r>
        <w:r>
          <w:t xml:space="preserve">mogą </w:t>
        </w:r>
      </w:ins>
      <w:ins w:id="343" w:author="Okot" w:date="2019-03-28T21:32:00Z">
        <w:r w:rsidR="00BE3C41">
          <w:t xml:space="preserve">jedynie </w:t>
        </w:r>
      </w:ins>
      <w:ins w:id="344" w:author="Okot" w:date="2019-03-28T13:59:00Z">
        <w:r>
          <w:t xml:space="preserve">wpływać na ich wagę i objętość. Dlatego, jeśli przygotowuje się posiłek samodzielnie z nieprzetworzonych produktów, najlepiej jest zważyć </w:t>
        </w:r>
      </w:ins>
      <w:ins w:id="345" w:author="Okot" w:date="2019-03-28T14:00:00Z">
        <w:r>
          <w:t>wszystkie</w:t>
        </w:r>
      </w:ins>
      <w:ins w:id="346" w:author="Okot" w:date="2019-03-28T13:59:00Z">
        <w:r>
          <w:t xml:space="preserve"> </w:t>
        </w:r>
      </w:ins>
      <w:ins w:id="347" w:author="Okot" w:date="2019-03-28T14:00:00Z">
        <w:r w:rsidR="00BE3C41">
          <w:t xml:space="preserve">składowe </w:t>
        </w:r>
        <w:r>
          <w:t xml:space="preserve">produkty przed użyciem. </w:t>
        </w:r>
      </w:ins>
      <w:ins w:id="348" w:author="Okot" w:date="2019-03-28T14:01:00Z">
        <w:r>
          <w:t>Wartość energetyczna gotowego pos</w:t>
        </w:r>
        <w:r w:rsidR="00BE3C41">
          <w:t xml:space="preserve">iłku będzie sumą </w:t>
        </w:r>
      </w:ins>
      <w:ins w:id="349" w:author="Okot" w:date="2019-03-28T21:33:00Z">
        <w:r w:rsidR="00BE3C41">
          <w:t xml:space="preserve">wartości energii </w:t>
        </w:r>
      </w:ins>
      <w:ins w:id="350" w:author="Okot" w:date="2019-03-28T14:01:00Z">
        <w:r w:rsidR="00BE3C41">
          <w:t xml:space="preserve">jego </w:t>
        </w:r>
      </w:ins>
      <w:ins w:id="351" w:author="Okot" w:date="2019-03-28T21:33:00Z">
        <w:r w:rsidR="00BE3C41">
          <w:t>komponentów</w:t>
        </w:r>
      </w:ins>
      <w:ins w:id="352" w:author="Okot" w:date="2019-03-28T14:01:00Z">
        <w:r>
          <w:t>.</w:t>
        </w:r>
      </w:ins>
      <w:ins w:id="353" w:author="Okot" w:date="2019-03-28T14:03:00Z">
        <w:r w:rsidR="000D5912">
          <w:t xml:space="preserve"> Jeśli zostanie zjedzona tylko część posiłku</w:t>
        </w:r>
      </w:ins>
      <w:ins w:id="354" w:author="Okot" w:date="2019-03-28T14:04:00Z">
        <w:r w:rsidR="000D5912">
          <w:t>,</w:t>
        </w:r>
      </w:ins>
      <w:ins w:id="355" w:author="Okot" w:date="2019-03-28T14:03:00Z">
        <w:r w:rsidR="000D5912">
          <w:t xml:space="preserve"> przy</w:t>
        </w:r>
      </w:ins>
      <w:ins w:id="356" w:author="Okot" w:date="2019-03-28T14:04:00Z">
        <w:r w:rsidR="000D5912">
          <w:t xml:space="preserve">jmuje się, że </w:t>
        </w:r>
      </w:ins>
      <w:ins w:id="357" w:author="Okot" w:date="2019-03-28T14:05:00Z">
        <w:r w:rsidR="000D5912">
          <w:t xml:space="preserve">została </w:t>
        </w:r>
      </w:ins>
      <w:ins w:id="358" w:author="Okot" w:date="2019-03-28T14:04:00Z">
        <w:r w:rsidR="000D5912">
          <w:t xml:space="preserve">dostarczona </w:t>
        </w:r>
      </w:ins>
      <w:ins w:id="359" w:author="Okot" w:date="2019-03-28T14:05:00Z">
        <w:r w:rsidR="000D5912">
          <w:t xml:space="preserve">ilość </w:t>
        </w:r>
      </w:ins>
      <w:ins w:id="360" w:author="Okot" w:date="2019-03-28T14:04:00Z">
        <w:r w:rsidR="000D5912">
          <w:t xml:space="preserve">substancji odżywczych i energia odpowiednia </w:t>
        </w:r>
      </w:ins>
      <w:ins w:id="361" w:author="Okot" w:date="2019-03-28T14:05:00Z">
        <w:r w:rsidR="000D5912">
          <w:t xml:space="preserve">matematycznie </w:t>
        </w:r>
      </w:ins>
      <w:ins w:id="362" w:author="Okot" w:date="2019-03-28T14:04:00Z">
        <w:r w:rsidR="000D5912">
          <w:t xml:space="preserve">danej części. </w:t>
        </w:r>
      </w:ins>
      <w:ins w:id="363" w:author="Okot" w:date="2019-03-28T14:05:00Z">
        <w:r w:rsidR="000D5912">
          <w:t>Na przykład zjedzenie połowy posiłku oznacza dostarczenie połowy wartości energetycznej i składników odżywczych, jaką zawierało całe danie.</w:t>
        </w:r>
      </w:ins>
    </w:p>
    <w:p w:rsidR="00E2043E" w:rsidRDefault="00E2043E">
      <w:pPr>
        <w:rPr>
          <w:ins w:id="364" w:author="Okot" w:date="2019-03-28T14:13:00Z"/>
        </w:rPr>
        <w:pPrChange w:id="365" w:author="Okot" w:date="2019-03-28T13:48:00Z">
          <w:pPr>
            <w:ind w:firstLine="0"/>
            <w:jc w:val="left"/>
          </w:pPr>
        </w:pPrChange>
      </w:pPr>
      <w:ins w:id="366" w:author="Okot" w:date="2019-03-28T14:10:00Z">
        <w:r>
          <w:t xml:space="preserve">Dotychczas była mowa jedynie o tym, że organizm potrzebuje konkretnej ilości kalorii, żeby funkcjonować. </w:t>
        </w:r>
      </w:ins>
      <w:ins w:id="367" w:author="Okot" w:date="2019-03-28T14:11:00Z">
        <w:r>
          <w:t>Należy jeszcze wyjaśnić, dlaczego istotne jest, żeby ta energia poc</w:t>
        </w:r>
      </w:ins>
      <w:ins w:id="368" w:author="Okot" w:date="2019-03-28T14:12:00Z">
        <w:r>
          <w:t>hodziła w odpowiednich proporcjach ze wszystkich makroskładników</w:t>
        </w:r>
      </w:ins>
      <w:ins w:id="369" w:author="Okot" w:date="2019-03-28T14:13:00Z">
        <w:r>
          <w:t>.</w:t>
        </w:r>
      </w:ins>
    </w:p>
    <w:p w:rsidR="00E2043E" w:rsidRDefault="00E2043E">
      <w:pPr>
        <w:rPr>
          <w:ins w:id="370" w:author="Okot" w:date="2019-03-28T14:13:00Z"/>
        </w:rPr>
        <w:pPrChange w:id="371" w:author="Okot" w:date="2019-03-28T13:48:00Z">
          <w:pPr>
            <w:ind w:firstLine="0"/>
            <w:jc w:val="left"/>
          </w:pPr>
        </w:pPrChange>
      </w:pPr>
    </w:p>
    <w:p w:rsidR="00301B21" w:rsidRDefault="00E2043E">
      <w:pPr>
        <w:pStyle w:val="Nagwek2"/>
        <w:rPr>
          <w:ins w:id="372" w:author="Okot" w:date="2019-03-28T17:00:00Z"/>
        </w:rPr>
        <w:pPrChange w:id="373" w:author="Okot" w:date="2019-03-28T14:13:00Z">
          <w:pPr>
            <w:ind w:firstLine="0"/>
            <w:jc w:val="left"/>
          </w:pPr>
        </w:pPrChange>
      </w:pPr>
      <w:ins w:id="374" w:author="Okot" w:date="2019-03-28T14:13:00Z">
        <w:r>
          <w:t>2.1.3.1. Białka</w:t>
        </w:r>
      </w:ins>
      <w:ins w:id="375" w:author="Okot" w:date="2019-03-28T17:01:00Z">
        <w:r w:rsidR="00A9408E">
          <w:t xml:space="preserve"> [10,11,12]</w:t>
        </w:r>
      </w:ins>
    </w:p>
    <w:p w:rsidR="00301B21" w:rsidRDefault="00301B21">
      <w:pPr>
        <w:rPr>
          <w:ins w:id="376" w:author="Okot" w:date="2019-03-28T17:00:00Z"/>
        </w:rPr>
        <w:pPrChange w:id="377" w:author="Okot" w:date="2019-03-28T17:00:00Z">
          <w:pPr>
            <w:ind w:firstLine="0"/>
            <w:jc w:val="left"/>
          </w:pPr>
        </w:pPrChange>
      </w:pPr>
    </w:p>
    <w:p w:rsidR="00B158F4" w:rsidRDefault="00A9664B">
      <w:pPr>
        <w:rPr>
          <w:ins w:id="378" w:author="Okot" w:date="2019-03-28T21:49:00Z"/>
        </w:rPr>
        <w:pPrChange w:id="379" w:author="Okot" w:date="2019-03-28T17:00:00Z">
          <w:pPr>
            <w:ind w:firstLine="0"/>
            <w:jc w:val="left"/>
          </w:pPr>
        </w:pPrChange>
      </w:pPr>
      <w:ins w:id="380" w:author="Okot" w:date="2019-03-28T17:45:00Z">
        <w:r>
          <w:t>B</w:t>
        </w:r>
      </w:ins>
      <w:ins w:id="381" w:author="Okot" w:date="2019-03-28T17:01:00Z">
        <w:r>
          <w:t>iałko</w:t>
        </w:r>
        <w:r w:rsidR="009B563A">
          <w:t xml:space="preserve"> stanowi</w:t>
        </w:r>
        <w:r w:rsidR="00A9408E">
          <w:t xml:space="preserve"> podstawowy budulec w organizmie człowieka</w:t>
        </w:r>
      </w:ins>
      <w:ins w:id="382" w:author="Okot" w:date="2019-03-28T17:33:00Z">
        <w:r w:rsidR="009B563A">
          <w:t xml:space="preserve"> – znajduje się każdej jego komórce</w:t>
        </w:r>
      </w:ins>
      <w:ins w:id="383" w:author="Okot" w:date="2019-03-28T17:01:00Z">
        <w:r w:rsidR="00A9408E">
          <w:t xml:space="preserve">. </w:t>
        </w:r>
      </w:ins>
      <w:ins w:id="384" w:author="Okot" w:date="2019-03-28T21:49:00Z">
        <w:r w:rsidR="00B158F4">
          <w:t>Szacuje się, że w ciele dorosłego c</w:t>
        </w:r>
        <w:r w:rsidR="00D16A0D">
          <w:t>złowieka znajduje się ok. 10-11 </w:t>
        </w:r>
        <w:r w:rsidR="00B158F4">
          <w:t>kg białka, z czego mniej więcej 3% ulega codziennie rozpadowi</w:t>
        </w:r>
        <w:r w:rsidR="00741654">
          <w:t xml:space="preserve"> i musi być wymienione poprzez ponowną syntezę</w:t>
        </w:r>
        <w:r w:rsidR="00B158F4">
          <w:t xml:space="preserve">. </w:t>
        </w:r>
      </w:ins>
    </w:p>
    <w:p w:rsidR="00E2043E" w:rsidRDefault="00B158F4">
      <w:pPr>
        <w:rPr>
          <w:ins w:id="385" w:author="Okot" w:date="2019-03-28T17:06:00Z"/>
        </w:rPr>
        <w:pPrChange w:id="386" w:author="Okot" w:date="2019-03-28T17:00:00Z">
          <w:pPr>
            <w:ind w:firstLine="0"/>
            <w:jc w:val="left"/>
          </w:pPr>
        </w:pPrChange>
      </w:pPr>
      <w:ins w:id="387" w:author="Okot" w:date="2019-03-28T21:49:00Z">
        <w:r>
          <w:lastRenderedPageBreak/>
          <w:t>S</w:t>
        </w:r>
      </w:ins>
      <w:ins w:id="388" w:author="Okot" w:date="2019-03-28T17:02:00Z">
        <w:r>
          <w:t>pożycie</w:t>
        </w:r>
      </w:ins>
      <w:ins w:id="389" w:author="Okot" w:date="2019-03-28T21:49:00Z">
        <w:r>
          <w:t xml:space="preserve"> białka</w:t>
        </w:r>
      </w:ins>
      <w:ins w:id="390" w:author="Okot" w:date="2019-03-28T17:02:00Z">
        <w:r w:rsidR="00A9408E">
          <w:t xml:space="preserve"> wpływa na wzrost i rozwój człowieka, odbudowę tkanek (</w:t>
        </w:r>
      </w:ins>
      <w:ins w:id="391" w:author="Okot" w:date="2019-03-28T17:03:00Z">
        <w:r w:rsidR="00A9408E">
          <w:t>np</w:t>
        </w:r>
      </w:ins>
      <w:ins w:id="392" w:author="Okot" w:date="2019-03-28T17:02:00Z">
        <w:r w:rsidR="00A9408E">
          <w:t>.</w:t>
        </w:r>
      </w:ins>
      <w:ins w:id="393" w:author="Okot" w:date="2019-03-28T17:03:00Z">
        <w:r w:rsidR="00A9408E">
          <w:t>: po intensywnym treningu). Ponadto białka są transporterami (przenoszą niektóre składniki odżywcze np.: witaminę A) i ważną częścią układu immunologicznego.</w:t>
        </w:r>
      </w:ins>
    </w:p>
    <w:p w:rsidR="00485C49" w:rsidRDefault="00974D01">
      <w:pPr>
        <w:rPr>
          <w:ins w:id="394" w:author="Okot" w:date="2019-03-28T17:06:00Z"/>
        </w:rPr>
        <w:pPrChange w:id="395" w:author="Okot" w:date="2019-03-28T17:00:00Z">
          <w:pPr>
            <w:ind w:firstLine="0"/>
            <w:jc w:val="left"/>
          </w:pPr>
        </w:pPrChange>
      </w:pPr>
      <w:ins w:id="396" w:author="Okot" w:date="2019-03-28T17:12:00Z">
        <w:r>
          <w:t>Chociaż rol</w:t>
        </w:r>
      </w:ins>
      <w:ins w:id="397" w:author="Okot" w:date="2019-03-28T21:34:00Z">
        <w:r w:rsidR="00BE3C41">
          <w:t>a</w:t>
        </w:r>
      </w:ins>
      <w:ins w:id="398" w:author="Okot" w:date="2019-03-28T17:12:00Z">
        <w:r>
          <w:t xml:space="preserve"> budulcowa jest priorytetową funkcją białka, czasem</w:t>
        </w:r>
      </w:ins>
      <w:ins w:id="399" w:author="Okot" w:date="2019-03-28T17:13:00Z">
        <w:r>
          <w:t>, gdy zabraknie węglowodanów i tłuszczy lub z jakiegoś powodu organizm nie chce pobierać energii z zamagazynowanego tłuszczu (patrz: punkt</w:t>
        </w:r>
      </w:ins>
      <w:ins w:id="400" w:author="Okot" w:date="2019-03-28T17:15:00Z">
        <w:r>
          <w:t xml:space="preserve"> 2.1.1.),</w:t>
        </w:r>
      </w:ins>
      <w:ins w:id="401" w:author="Okot" w:date="2019-03-28T17:16:00Z">
        <w:r>
          <w:t xml:space="preserve"> </w:t>
        </w:r>
        <w:r w:rsidR="000216FF">
          <w:t>organizm jest w stanie czer</w:t>
        </w:r>
        <w:r w:rsidR="00C54DBB">
          <w:t xml:space="preserve">pać energię z białek tkankowych, ale nadmierne zużywanie białka jako źródła energii może doprowadzić do upośledzenia gospodarki białkowej w </w:t>
        </w:r>
      </w:ins>
      <w:ins w:id="402" w:author="Okot" w:date="2019-03-28T21:45:00Z">
        <w:r w:rsidR="00C54DBB">
          <w:t>organizmie</w:t>
        </w:r>
      </w:ins>
      <w:ins w:id="403" w:author="Okot" w:date="2019-03-28T17:16:00Z">
        <w:r w:rsidR="00C54DBB">
          <w:t>.</w:t>
        </w:r>
      </w:ins>
    </w:p>
    <w:p w:rsidR="00DA74FC" w:rsidRDefault="00B158F4">
      <w:pPr>
        <w:rPr>
          <w:ins w:id="404" w:author="Okot" w:date="2019-03-28T17:23:00Z"/>
        </w:rPr>
        <w:pPrChange w:id="405" w:author="Okot" w:date="2019-03-28T17:00:00Z">
          <w:pPr>
            <w:ind w:firstLine="0"/>
            <w:jc w:val="left"/>
          </w:pPr>
        </w:pPrChange>
      </w:pPr>
      <w:ins w:id="406" w:author="Okot" w:date="2019-03-28T21:54:00Z">
        <w:r>
          <w:t>Eksperci FAO/WHO/UNU zdefini</w:t>
        </w:r>
        <w:r w:rsidR="00D16A0D">
          <w:t>owali w 1985 </w:t>
        </w:r>
        <w:r>
          <w:t>r</w:t>
        </w:r>
      </w:ins>
      <w:ins w:id="407" w:author="Okot" w:date="2019-03-28T23:26:00Z">
        <w:r w:rsidR="00280791">
          <w:t>.</w:t>
        </w:r>
      </w:ins>
      <w:ins w:id="408" w:author="Okot" w:date="2019-03-28T21:54:00Z">
        <w:r>
          <w:t xml:space="preserve"> zapotrzebowanie człowieka na białko jako taką jego ilość, która</w:t>
        </w:r>
      </w:ins>
      <w:ins w:id="409" w:author="Okot" w:date="2019-03-28T21:56:00Z">
        <w:r>
          <w:t xml:space="preserve"> dostarczona z pożywieniem pozwoli organizmowi w stanie równowagi energetycznej zrównoważyć wszystkie </w:t>
        </w:r>
      </w:ins>
      <w:ins w:id="410" w:author="Okot" w:date="2019-03-28T21:58:00Z">
        <w:r>
          <w:t>jego nieuniknione straty towarzyszące przemianom metabolicznym oraz utrzymaniu organizmu w dobrym stanie zdrowia</w:t>
        </w:r>
      </w:ins>
      <w:ins w:id="411" w:author="Okot" w:date="2019-03-28T21:59:00Z">
        <w:r w:rsidR="00234EA3">
          <w:t>.</w:t>
        </w:r>
      </w:ins>
      <w:ins w:id="412" w:author="Okot" w:date="2019-03-28T21:54:00Z">
        <w:r>
          <w:t xml:space="preserve"> </w:t>
        </w:r>
      </w:ins>
    </w:p>
    <w:p w:rsidR="00DA74FC" w:rsidRDefault="00DA74FC">
      <w:pPr>
        <w:rPr>
          <w:ins w:id="413" w:author="Okot" w:date="2019-03-28T17:25:00Z"/>
        </w:rPr>
        <w:pPrChange w:id="414" w:author="Okot" w:date="2019-03-28T17:00:00Z">
          <w:pPr>
            <w:ind w:firstLine="0"/>
            <w:jc w:val="left"/>
          </w:pPr>
        </w:pPrChange>
      </w:pPr>
      <w:ins w:id="415" w:author="Okot" w:date="2019-03-28T17:23:00Z">
        <w:r>
          <w:t>Zapotrzebow</w:t>
        </w:r>
      </w:ins>
      <w:ins w:id="416" w:author="Okot" w:date="2019-03-28T17:24:00Z">
        <w:r>
          <w:t>anie na białko jest zależne między innymi od: indywidualnego zapotrzebowania kalorycznego, wieku, wagi</w:t>
        </w:r>
      </w:ins>
      <w:ins w:id="417" w:author="Okot" w:date="2019-03-28T17:25:00Z">
        <w:r>
          <w:t xml:space="preserve">. Więcej białka potrzebują na przykład </w:t>
        </w:r>
      </w:ins>
      <w:ins w:id="418" w:author="Okot" w:date="2019-03-28T21:35:00Z">
        <w:r w:rsidR="00BE3C41">
          <w:t>kobiety w</w:t>
        </w:r>
      </w:ins>
      <w:ins w:id="419" w:author="Okot" w:date="2019-03-28T17:25:00Z">
        <w:r w:rsidR="00BE3C41">
          <w:t xml:space="preserve"> ciąży</w:t>
        </w:r>
      </w:ins>
      <w:ins w:id="420" w:author="Okot" w:date="2019-03-28T22:00:00Z">
        <w:r w:rsidR="00234EA3">
          <w:t>, karmiące piersią</w:t>
        </w:r>
      </w:ins>
      <w:ins w:id="421" w:author="Okot" w:date="2019-03-28T17:25:00Z">
        <w:r w:rsidR="00234EA3">
          <w:t>,</w:t>
        </w:r>
        <w:r>
          <w:t xml:space="preserve"> osoby bar</w:t>
        </w:r>
        <w:r w:rsidR="002008B5">
          <w:t>dzo aktywnego fizycznie</w:t>
        </w:r>
      </w:ins>
      <w:ins w:id="422" w:author="Okot" w:date="2019-03-28T22:00:00Z">
        <w:r w:rsidR="00234EA3">
          <w:t xml:space="preserve"> i dzieci</w:t>
        </w:r>
      </w:ins>
      <w:ins w:id="423" w:author="Okot" w:date="2019-03-28T17:25:00Z">
        <w:r w:rsidR="002008B5">
          <w:t>.</w:t>
        </w:r>
      </w:ins>
    </w:p>
    <w:p w:rsidR="00DA74FC" w:rsidRDefault="00234EA3">
      <w:pPr>
        <w:rPr>
          <w:ins w:id="424" w:author="Okot" w:date="2019-03-28T22:05:00Z"/>
        </w:rPr>
        <w:pPrChange w:id="425" w:author="Okot" w:date="2019-03-28T17:00:00Z">
          <w:pPr>
            <w:ind w:firstLine="0"/>
            <w:jc w:val="left"/>
          </w:pPr>
        </w:pPrChange>
      </w:pPr>
      <w:ins w:id="426" w:author="Okot" w:date="2019-03-28T22:02:00Z">
        <w:r>
          <w:t>Niedobór białka w diecie</w:t>
        </w:r>
      </w:ins>
      <w:ins w:id="427" w:author="Okot" w:date="2019-03-28T23:46:00Z">
        <w:r w:rsidR="00614F36">
          <w:t xml:space="preserve"> zdarza się niezwykle rzadko, ale już zaistnieje</w:t>
        </w:r>
      </w:ins>
      <w:ins w:id="428" w:author="Okot" w:date="2019-03-28T22:02:00Z">
        <w:r>
          <w:t xml:space="preserve"> w skrajnych przypadkach prowadzi do poważnych zaburzeń metabolicznych, wyniszczenia organizmu, zaniku mięśni i obrzęków.</w:t>
        </w:r>
      </w:ins>
      <w:ins w:id="429" w:author="Okot" w:date="2019-03-28T22:05:00Z">
        <w:r>
          <w:t xml:space="preserve"> Z</w:t>
        </w:r>
        <w:r w:rsidR="00614F36">
          <w:t xml:space="preserve"> kolei nadmierne</w:t>
        </w:r>
        <w:r>
          <w:t xml:space="preserve"> </w:t>
        </w:r>
      </w:ins>
      <w:ins w:id="430" w:author="Okot" w:date="2019-03-28T22:06:00Z">
        <w:r>
          <w:t>spożycie</w:t>
        </w:r>
      </w:ins>
      <w:ins w:id="431" w:author="Okot" w:date="2019-03-28T23:46:00Z">
        <w:r w:rsidR="00614F36">
          <w:t xml:space="preserve"> białka</w:t>
        </w:r>
      </w:ins>
      <w:ins w:id="432" w:author="Okot" w:date="2019-03-28T22:05:00Z">
        <w:r>
          <w:t xml:space="preserve"> wzmaga </w:t>
        </w:r>
      </w:ins>
      <w:ins w:id="433" w:author="Okot" w:date="2019-03-28T22:06:00Z">
        <w:r>
          <w:t xml:space="preserve">jego </w:t>
        </w:r>
      </w:ins>
      <w:ins w:id="434" w:author="Okot" w:date="2019-03-28T22:05:00Z">
        <w:r>
          <w:t>katabolizm</w:t>
        </w:r>
      </w:ins>
      <w:ins w:id="435" w:author="Okot" w:date="2019-03-28T22:06:00Z">
        <w:r>
          <w:t xml:space="preserve"> w organizmie, ponieważ ludzie</w:t>
        </w:r>
        <w:r w:rsidR="00614F36">
          <w:t xml:space="preserve"> nie są wyposażenie w mechanizmy</w:t>
        </w:r>
        <w:r>
          <w:t xml:space="preserve"> gromadzenia zapasów białka.</w:t>
        </w:r>
      </w:ins>
      <w:ins w:id="436" w:author="Okot" w:date="2019-03-28T22:07:00Z">
        <w:r w:rsidR="00BD3500">
          <w:t xml:space="preserve"> </w:t>
        </w:r>
      </w:ins>
      <w:ins w:id="437" w:author="Okot" w:date="2019-03-28T23:05:00Z">
        <w:r w:rsidR="0098475B">
          <w:t>Nerki</w:t>
        </w:r>
      </w:ins>
      <w:ins w:id="438" w:author="Okot" w:date="2019-03-28T23:06:00Z">
        <w:r w:rsidR="0098475B">
          <w:t xml:space="preserve">, odpowiadające za </w:t>
        </w:r>
      </w:ins>
      <w:ins w:id="439" w:author="Okot" w:date="2019-03-28T23:47:00Z">
        <w:r w:rsidR="00614F36">
          <w:t xml:space="preserve">jego </w:t>
        </w:r>
      </w:ins>
      <w:ins w:id="440" w:author="Okot" w:date="2019-03-28T23:06:00Z">
        <w:r w:rsidR="0098475B">
          <w:t>metaboliz</w:t>
        </w:r>
        <w:r w:rsidR="00614F36">
          <w:t>m</w:t>
        </w:r>
        <w:r w:rsidR="0098475B">
          <w:t>,</w:t>
        </w:r>
      </w:ins>
      <w:ins w:id="441" w:author="Okot" w:date="2019-03-28T23:05:00Z">
        <w:r w:rsidR="0098475B">
          <w:t xml:space="preserve"> zmuszone do zwiększonego wydalania toksyn azotowych</w:t>
        </w:r>
      </w:ins>
      <w:ins w:id="442" w:author="Okot" w:date="2019-03-28T23:06:00Z">
        <w:r w:rsidR="0098475B">
          <w:t xml:space="preserve"> powstających w wyniku</w:t>
        </w:r>
      </w:ins>
      <w:ins w:id="443" w:author="Okot" w:date="2019-03-28T23:07:00Z">
        <w:r w:rsidR="0098475B">
          <w:t xml:space="preserve"> tych procesów metabolicznych,</w:t>
        </w:r>
      </w:ins>
      <w:ins w:id="444" w:author="Okot" w:date="2019-03-28T23:05:00Z">
        <w:r w:rsidR="0098475B">
          <w:t xml:space="preserve"> </w:t>
        </w:r>
      </w:ins>
      <w:ins w:id="445" w:author="Okot" w:date="2019-03-28T23:07:00Z">
        <w:r w:rsidR="0098475B">
          <w:t>mogą stać się nadmiernie obciążone, co może doprowadzić m</w:t>
        </w:r>
      </w:ins>
      <w:ins w:id="446" w:author="Okot" w:date="2019-03-28T23:08:00Z">
        <w:r w:rsidR="0098475B">
          <w:t>iędzy innymi do powstawania kamieni nerkowych.</w:t>
        </w:r>
      </w:ins>
      <w:ins w:id="447" w:author="Okot" w:date="2019-03-28T23:07:00Z">
        <w:r w:rsidR="0098475B">
          <w:t xml:space="preserve"> </w:t>
        </w:r>
      </w:ins>
      <w:ins w:id="448" w:author="Okot" w:date="2019-03-28T22:07:00Z">
        <w:r w:rsidR="00BD3500">
          <w:t>Dlatego diety eliminacyjn</w:t>
        </w:r>
        <w:r w:rsidR="0098475B">
          <w:t>e skupiające się na wy</w:t>
        </w:r>
      </w:ins>
      <w:ins w:id="449" w:author="Okot" w:date="2019-03-28T23:08:00Z">
        <w:r w:rsidR="0098475B">
          <w:t>sokim</w:t>
        </w:r>
      </w:ins>
      <w:ins w:id="450" w:author="Okot" w:date="2019-03-28T22:07:00Z">
        <w:r w:rsidR="00BD3500">
          <w:t xml:space="preserve"> spożyciu białka (np.: dieta Dukana) są niebezpieczne dla zdrowia.</w:t>
        </w:r>
      </w:ins>
    </w:p>
    <w:p w:rsidR="00485C49" w:rsidRDefault="00D16A0D">
      <w:pPr>
        <w:rPr>
          <w:ins w:id="451" w:author="Okot" w:date="2019-03-28T17:09:00Z"/>
        </w:rPr>
        <w:pPrChange w:id="452" w:author="Okot" w:date="2019-03-28T17:00:00Z">
          <w:pPr>
            <w:ind w:firstLine="0"/>
            <w:jc w:val="left"/>
          </w:pPr>
        </w:pPrChange>
      </w:pPr>
      <w:ins w:id="453" w:author="Okot" w:date="2019-03-28T17:04:00Z">
        <w:r>
          <w:t>Białka zbudowane są z 20 </w:t>
        </w:r>
        <w:r w:rsidR="00485C49">
          <w:t>aminokwasów odpowiedzialnych za syntezę białek w ciele człowieka.</w:t>
        </w:r>
      </w:ins>
      <w:ins w:id="454" w:author="Okot" w:date="2019-03-28T17:06:00Z">
        <w:r w:rsidR="00974D01">
          <w:t xml:space="preserve"> Aminokwasy te dzielą się na</w:t>
        </w:r>
      </w:ins>
      <w:ins w:id="455" w:author="Okot" w:date="2019-03-28T17:07:00Z">
        <w:r w:rsidR="004D7842">
          <w:t xml:space="preserve"> </w:t>
        </w:r>
      </w:ins>
      <w:ins w:id="456" w:author="Okot" w:date="2019-03-28T17:06:00Z">
        <w:r w:rsidR="004D7842">
          <w:t>endogenne</w:t>
        </w:r>
        <w:r w:rsidR="00974D01">
          <w:t xml:space="preserve">, czyli </w:t>
        </w:r>
      </w:ins>
      <w:ins w:id="457" w:author="Okot" w:date="2019-03-28T21:41:00Z">
        <w:r w:rsidR="00C54DBB">
          <w:t>takich, które</w:t>
        </w:r>
      </w:ins>
      <w:ins w:id="458" w:author="Okot" w:date="2019-03-28T17:06:00Z">
        <w:r w:rsidR="00974D01">
          <w:t xml:space="preserve"> organizm może </w:t>
        </w:r>
      </w:ins>
      <w:ins w:id="459" w:author="Okot" w:date="2019-03-28T17:08:00Z">
        <w:r w:rsidR="00974D01">
          <w:t xml:space="preserve">sam </w:t>
        </w:r>
      </w:ins>
      <w:ins w:id="460" w:author="Okot" w:date="2019-03-28T17:06:00Z">
        <w:r w:rsidR="00974D01">
          <w:t>syntetyzować z innych produktów</w:t>
        </w:r>
      </w:ins>
      <w:ins w:id="461" w:author="Okot" w:date="2019-03-28T17:08:00Z">
        <w:r w:rsidR="004D7842">
          <w:t xml:space="preserve"> oraz egzogenne</w:t>
        </w:r>
        <w:r w:rsidR="00974D01">
          <w:t>, które muszą być dostarczane wraz z pożywieniem</w:t>
        </w:r>
      </w:ins>
      <w:ins w:id="462" w:author="Okot" w:date="2019-03-28T23:15:00Z">
        <w:r w:rsidR="00EB6432">
          <w:t xml:space="preserve"> </w:t>
        </w:r>
      </w:ins>
      <w:ins w:id="463" w:author="Okot" w:date="2019-03-28T23:16:00Z">
        <w:r w:rsidR="00EB6432">
          <w:t>ze względu</w:t>
        </w:r>
      </w:ins>
      <w:ins w:id="464" w:author="Okot" w:date="2019-03-28T23:15:00Z">
        <w:r w:rsidR="00EB6432">
          <w:t xml:space="preserve"> na niezdolność układów enzymatycznych do ich syntezy</w:t>
        </w:r>
      </w:ins>
      <w:ins w:id="465" w:author="Okot" w:date="2019-03-28T17:08:00Z">
        <w:r w:rsidR="00974D01">
          <w:t>.</w:t>
        </w:r>
      </w:ins>
    </w:p>
    <w:p w:rsidR="00974D01" w:rsidRDefault="00974D01">
      <w:pPr>
        <w:rPr>
          <w:ins w:id="466" w:author="Okot" w:date="2019-03-28T23:16:00Z"/>
        </w:rPr>
        <w:pPrChange w:id="467" w:author="Okot" w:date="2019-03-28T17:00:00Z">
          <w:pPr>
            <w:ind w:firstLine="0"/>
            <w:jc w:val="left"/>
          </w:pPr>
        </w:pPrChange>
      </w:pPr>
      <w:ins w:id="468" w:author="Okot" w:date="2019-03-28T17:09:00Z">
        <w:r>
          <w:t>W wyjątkowych sytuacjach takich jak stres</w:t>
        </w:r>
      </w:ins>
      <w:ins w:id="469" w:author="Okot" w:date="2019-03-28T17:10:00Z">
        <w:r>
          <w:t>, dojrzewanie</w:t>
        </w:r>
      </w:ins>
      <w:ins w:id="470" w:author="Okot" w:date="2019-03-28T17:09:00Z">
        <w:r>
          <w:t xml:space="preserve"> lub choroba organizm potrafi zwiększyć zapotrzebowanie na wybrane</w:t>
        </w:r>
        <w:r w:rsidR="00C54DBB">
          <w:t xml:space="preserve"> a</w:t>
        </w:r>
        <w:r w:rsidR="008E6C8C">
          <w:t>minokwasy endogenne</w:t>
        </w:r>
      </w:ins>
      <w:ins w:id="471" w:author="Okot" w:date="2019-03-28T17:11:00Z">
        <w:r w:rsidR="00C54DBB">
          <w:t>.</w:t>
        </w:r>
        <w:r>
          <w:t xml:space="preserve"> </w:t>
        </w:r>
      </w:ins>
      <w:ins w:id="472" w:author="Okot" w:date="2019-03-28T21:40:00Z">
        <w:r w:rsidR="00C54DBB">
          <w:t xml:space="preserve">Należy </w:t>
        </w:r>
      </w:ins>
      <w:ins w:id="473" w:author="Okot" w:date="2019-03-28T17:11:00Z">
        <w:r>
          <w:t>wtedy zadbać, żeby były one zawarte w odpowiedniej</w:t>
        </w:r>
      </w:ins>
      <w:ins w:id="474" w:author="Okot" w:date="2019-03-28T23:16:00Z">
        <w:r w:rsidR="00EB6432">
          <w:t>, zwiększonej</w:t>
        </w:r>
      </w:ins>
      <w:ins w:id="475" w:author="Okot" w:date="2019-03-28T17:11:00Z">
        <w:r>
          <w:t xml:space="preserve"> ilości w spożywanych pokarmach.</w:t>
        </w:r>
      </w:ins>
      <w:ins w:id="476" w:author="Okot" w:date="2019-03-28T17:12:00Z">
        <w:r>
          <w:t xml:space="preserve"> </w:t>
        </w:r>
      </w:ins>
      <w:ins w:id="477" w:author="Okot" w:date="2019-03-28T17:09:00Z">
        <w:r>
          <w:t xml:space="preserve"> </w:t>
        </w:r>
      </w:ins>
    </w:p>
    <w:p w:rsidR="008E6C8C" w:rsidRDefault="008E6C8C">
      <w:pPr>
        <w:ind w:firstLine="0"/>
        <w:rPr>
          <w:ins w:id="478" w:author="Okot" w:date="2019-03-28T22:58:00Z"/>
        </w:rPr>
        <w:pPrChange w:id="479" w:author="Okot" w:date="2019-03-28T22:58:00Z">
          <w:pPr>
            <w:ind w:firstLine="0"/>
            <w:jc w:val="left"/>
          </w:pPr>
        </w:pPrChange>
      </w:pPr>
    </w:p>
    <w:p w:rsidR="008E6C8C" w:rsidRDefault="008E6C8C">
      <w:pPr>
        <w:ind w:firstLine="0"/>
        <w:rPr>
          <w:ins w:id="480" w:author="Okot" w:date="2019-03-28T23:00:00Z"/>
        </w:rPr>
        <w:pPrChange w:id="481" w:author="Okot" w:date="2019-03-28T22:58:00Z">
          <w:pPr>
            <w:ind w:firstLine="0"/>
            <w:jc w:val="left"/>
          </w:pPr>
        </w:pPrChange>
      </w:pPr>
      <w:ins w:id="482" w:author="Okot" w:date="2019-03-28T22:58:00Z">
        <w:r>
          <w:t>Tabela 2.6.</w:t>
        </w:r>
      </w:ins>
    </w:p>
    <w:p w:rsidR="008E6C8C" w:rsidRDefault="008E6C8C">
      <w:pPr>
        <w:ind w:firstLine="0"/>
        <w:rPr>
          <w:ins w:id="483" w:author="Okot" w:date="2019-03-28T23:01:00Z"/>
        </w:rPr>
        <w:pPrChange w:id="484" w:author="Okot" w:date="2019-03-28T22:58:00Z">
          <w:pPr>
            <w:ind w:firstLine="0"/>
            <w:jc w:val="left"/>
          </w:pPr>
        </w:pPrChange>
      </w:pPr>
      <w:ins w:id="485" w:author="Okot" w:date="2019-03-28T23:00:00Z">
        <w:r>
          <w:t>Podział aminokwasów ze względu na zdolność organizmu do ich syntezy [</w:t>
        </w:r>
      </w:ins>
      <w:ins w:id="486" w:author="Okot" w:date="2019-03-28T23:01:00Z">
        <w:r>
          <w:t>11</w:t>
        </w:r>
      </w:ins>
      <w:ins w:id="487" w:author="Okot" w:date="2019-03-28T23:00:00Z">
        <w:r>
          <w:t>]</w:t>
        </w:r>
      </w:ins>
      <w:ins w:id="488" w:author="Okot" w:date="2019-03-28T23:01:00Z">
        <w:r>
          <w:t>.</w:t>
        </w:r>
      </w:ins>
    </w:p>
    <w:tbl>
      <w:tblPr>
        <w:tblStyle w:val="Tabela-Siatka"/>
        <w:tblW w:w="0" w:type="auto"/>
        <w:tblLook w:val="04A0" w:firstRow="1" w:lastRow="0" w:firstColumn="1" w:lastColumn="0" w:noHBand="0" w:noVBand="1"/>
      </w:tblPr>
      <w:tblGrid>
        <w:gridCol w:w="3020"/>
        <w:gridCol w:w="3020"/>
        <w:gridCol w:w="3021"/>
      </w:tblGrid>
      <w:tr w:rsidR="008E6C8C" w:rsidTr="008E6C8C">
        <w:trPr>
          <w:ins w:id="489" w:author="Okot" w:date="2019-03-28T23:01:00Z"/>
        </w:trPr>
        <w:tc>
          <w:tcPr>
            <w:tcW w:w="3020" w:type="dxa"/>
          </w:tcPr>
          <w:p w:rsidR="008E6C8C" w:rsidRPr="008E6C8C" w:rsidRDefault="008E6C8C">
            <w:pPr>
              <w:ind w:firstLine="0"/>
              <w:jc w:val="center"/>
              <w:rPr>
                <w:ins w:id="490" w:author="Okot" w:date="2019-03-28T23:01:00Z"/>
                <w:b/>
                <w:rPrChange w:id="491" w:author="Okot" w:date="2019-03-28T23:01:00Z">
                  <w:rPr>
                    <w:ins w:id="492" w:author="Okot" w:date="2019-03-28T23:01:00Z"/>
                  </w:rPr>
                </w:rPrChange>
              </w:rPr>
              <w:pPrChange w:id="493" w:author="Okot" w:date="2019-03-28T23:01:00Z">
                <w:pPr>
                  <w:ind w:firstLine="0"/>
                </w:pPr>
              </w:pPrChange>
            </w:pPr>
            <w:ins w:id="494" w:author="Okot" w:date="2019-03-28T23:01:00Z">
              <w:r w:rsidRPr="008E6C8C">
                <w:rPr>
                  <w:b/>
                  <w:rPrChange w:id="495" w:author="Okot" w:date="2019-03-28T23:01:00Z">
                    <w:rPr/>
                  </w:rPrChange>
                </w:rPr>
                <w:lastRenderedPageBreak/>
                <w:t>Egzogenne</w:t>
              </w:r>
            </w:ins>
          </w:p>
        </w:tc>
        <w:tc>
          <w:tcPr>
            <w:tcW w:w="3020" w:type="dxa"/>
          </w:tcPr>
          <w:p w:rsidR="008E6C8C" w:rsidRPr="008E6C8C" w:rsidRDefault="008E6C8C">
            <w:pPr>
              <w:ind w:firstLine="0"/>
              <w:jc w:val="center"/>
              <w:rPr>
                <w:ins w:id="496" w:author="Okot" w:date="2019-03-28T23:01:00Z"/>
                <w:b/>
                <w:rPrChange w:id="497" w:author="Okot" w:date="2019-03-28T23:01:00Z">
                  <w:rPr>
                    <w:ins w:id="498" w:author="Okot" w:date="2019-03-28T23:01:00Z"/>
                  </w:rPr>
                </w:rPrChange>
              </w:rPr>
              <w:pPrChange w:id="499" w:author="Okot" w:date="2019-03-28T23:01:00Z">
                <w:pPr>
                  <w:ind w:firstLine="0"/>
                </w:pPr>
              </w:pPrChange>
            </w:pPr>
            <w:ins w:id="500" w:author="Okot" w:date="2019-03-28T23:01:00Z">
              <w:r w:rsidRPr="008E6C8C">
                <w:rPr>
                  <w:b/>
                  <w:rPrChange w:id="501" w:author="Okot" w:date="2019-03-28T23:01:00Z">
                    <w:rPr/>
                  </w:rPrChange>
                </w:rPr>
                <w:t>Względnie egzogenne</w:t>
              </w:r>
            </w:ins>
          </w:p>
        </w:tc>
        <w:tc>
          <w:tcPr>
            <w:tcW w:w="3021" w:type="dxa"/>
          </w:tcPr>
          <w:p w:rsidR="008E6C8C" w:rsidRPr="008E6C8C" w:rsidRDefault="008E6C8C">
            <w:pPr>
              <w:ind w:firstLine="0"/>
              <w:jc w:val="center"/>
              <w:rPr>
                <w:ins w:id="502" w:author="Okot" w:date="2019-03-28T23:01:00Z"/>
                <w:b/>
                <w:rPrChange w:id="503" w:author="Okot" w:date="2019-03-28T23:01:00Z">
                  <w:rPr>
                    <w:ins w:id="504" w:author="Okot" w:date="2019-03-28T23:01:00Z"/>
                  </w:rPr>
                </w:rPrChange>
              </w:rPr>
              <w:pPrChange w:id="505" w:author="Okot" w:date="2019-03-28T23:01:00Z">
                <w:pPr>
                  <w:ind w:firstLine="0"/>
                </w:pPr>
              </w:pPrChange>
            </w:pPr>
            <w:ins w:id="506" w:author="Okot" w:date="2019-03-28T23:01:00Z">
              <w:r w:rsidRPr="008E6C8C">
                <w:rPr>
                  <w:b/>
                  <w:rPrChange w:id="507" w:author="Okot" w:date="2019-03-28T23:01:00Z">
                    <w:rPr/>
                  </w:rPrChange>
                </w:rPr>
                <w:t>Endogenne</w:t>
              </w:r>
            </w:ins>
          </w:p>
        </w:tc>
      </w:tr>
      <w:tr w:rsidR="008E6C8C" w:rsidTr="008E6C8C">
        <w:trPr>
          <w:ins w:id="508" w:author="Okot" w:date="2019-03-28T23:01:00Z"/>
        </w:trPr>
        <w:tc>
          <w:tcPr>
            <w:tcW w:w="3020" w:type="dxa"/>
          </w:tcPr>
          <w:p w:rsidR="008E6C8C" w:rsidRDefault="0098475B">
            <w:pPr>
              <w:ind w:firstLine="0"/>
              <w:jc w:val="center"/>
              <w:rPr>
                <w:ins w:id="509" w:author="Okot" w:date="2019-03-28T23:01:00Z"/>
              </w:rPr>
              <w:pPrChange w:id="510" w:author="Okot" w:date="2019-03-28T23:01:00Z">
                <w:pPr>
                  <w:ind w:firstLine="0"/>
                </w:pPr>
              </w:pPrChange>
            </w:pPr>
            <w:ins w:id="511" w:author="Okot" w:date="2019-03-28T23:12:00Z">
              <w:r>
                <w:t>Fenyloalanina</w:t>
              </w:r>
            </w:ins>
          </w:p>
        </w:tc>
        <w:tc>
          <w:tcPr>
            <w:tcW w:w="3020" w:type="dxa"/>
          </w:tcPr>
          <w:p w:rsidR="008E6C8C" w:rsidRDefault="00E75A1D">
            <w:pPr>
              <w:ind w:firstLine="0"/>
              <w:jc w:val="center"/>
              <w:rPr>
                <w:ins w:id="512" w:author="Okot" w:date="2019-03-28T23:01:00Z"/>
              </w:rPr>
              <w:pPrChange w:id="513" w:author="Okot" w:date="2019-03-28T23:01:00Z">
                <w:pPr>
                  <w:ind w:firstLine="0"/>
                </w:pPr>
              </w:pPrChange>
            </w:pPr>
            <w:ins w:id="514" w:author="Okot" w:date="2019-03-28T23:03:00Z">
              <w:r>
                <w:t>Arginina</w:t>
              </w:r>
            </w:ins>
          </w:p>
        </w:tc>
        <w:tc>
          <w:tcPr>
            <w:tcW w:w="3021" w:type="dxa"/>
          </w:tcPr>
          <w:p w:rsidR="008E6C8C" w:rsidRDefault="00E75A1D">
            <w:pPr>
              <w:ind w:firstLine="0"/>
              <w:jc w:val="center"/>
              <w:rPr>
                <w:ins w:id="515" w:author="Okot" w:date="2019-03-28T23:01:00Z"/>
              </w:rPr>
              <w:pPrChange w:id="516" w:author="Okot" w:date="2019-03-28T23:01:00Z">
                <w:pPr>
                  <w:ind w:firstLine="0"/>
                </w:pPr>
              </w:pPrChange>
            </w:pPr>
            <w:ins w:id="517" w:author="Okot" w:date="2019-03-28T23:03:00Z">
              <w:r>
                <w:t>Alanina</w:t>
              </w:r>
            </w:ins>
          </w:p>
        </w:tc>
      </w:tr>
      <w:tr w:rsidR="008E6C8C" w:rsidTr="008E6C8C">
        <w:trPr>
          <w:ins w:id="518" w:author="Okot" w:date="2019-03-28T23:01:00Z"/>
        </w:trPr>
        <w:tc>
          <w:tcPr>
            <w:tcW w:w="3020" w:type="dxa"/>
          </w:tcPr>
          <w:p w:rsidR="008E6C8C" w:rsidRDefault="0098475B">
            <w:pPr>
              <w:ind w:firstLine="0"/>
              <w:jc w:val="center"/>
              <w:rPr>
                <w:ins w:id="519" w:author="Okot" w:date="2019-03-28T23:01:00Z"/>
              </w:rPr>
              <w:pPrChange w:id="520" w:author="Okot" w:date="2019-03-28T23:01:00Z">
                <w:pPr>
                  <w:ind w:firstLine="0"/>
                </w:pPr>
              </w:pPrChange>
            </w:pPr>
            <w:ins w:id="521" w:author="Okot" w:date="2019-03-28T23:12:00Z">
              <w:r>
                <w:t>Histydyna</w:t>
              </w:r>
            </w:ins>
            <w:ins w:id="522" w:author="Okot" w:date="2019-03-28T23:13:00Z">
              <w:r w:rsidR="0065604B">
                <w:rPr>
                  <w:rStyle w:val="Odwoanieprzypisudolnego"/>
                </w:rPr>
                <w:footnoteReference w:id="1"/>
              </w:r>
            </w:ins>
          </w:p>
        </w:tc>
        <w:tc>
          <w:tcPr>
            <w:tcW w:w="3020" w:type="dxa"/>
          </w:tcPr>
          <w:p w:rsidR="008E6C8C" w:rsidRDefault="00E75A1D">
            <w:pPr>
              <w:ind w:firstLine="0"/>
              <w:jc w:val="center"/>
              <w:rPr>
                <w:ins w:id="525" w:author="Okot" w:date="2019-03-28T23:01:00Z"/>
              </w:rPr>
              <w:pPrChange w:id="526" w:author="Okot" w:date="2019-03-28T23:01:00Z">
                <w:pPr>
                  <w:ind w:firstLine="0"/>
                </w:pPr>
              </w:pPrChange>
            </w:pPr>
            <w:ins w:id="527" w:author="Okot" w:date="2019-03-28T23:03:00Z">
              <w:r>
                <w:t>Cysteina</w:t>
              </w:r>
            </w:ins>
          </w:p>
        </w:tc>
        <w:tc>
          <w:tcPr>
            <w:tcW w:w="3021" w:type="dxa"/>
          </w:tcPr>
          <w:p w:rsidR="008E6C8C" w:rsidRDefault="00E75A1D">
            <w:pPr>
              <w:ind w:firstLine="0"/>
              <w:jc w:val="center"/>
              <w:rPr>
                <w:ins w:id="528" w:author="Okot" w:date="2019-03-28T23:01:00Z"/>
              </w:rPr>
              <w:pPrChange w:id="529" w:author="Okot" w:date="2019-03-28T23:01:00Z">
                <w:pPr>
                  <w:ind w:firstLine="0"/>
                </w:pPr>
              </w:pPrChange>
            </w:pPr>
            <w:ins w:id="530" w:author="Okot" w:date="2019-03-28T23:03:00Z">
              <w:r>
                <w:t>Asparagina</w:t>
              </w:r>
            </w:ins>
          </w:p>
        </w:tc>
      </w:tr>
      <w:tr w:rsidR="008E6C8C" w:rsidTr="008E6C8C">
        <w:trPr>
          <w:ins w:id="531" w:author="Okot" w:date="2019-03-28T23:01:00Z"/>
        </w:trPr>
        <w:tc>
          <w:tcPr>
            <w:tcW w:w="3020" w:type="dxa"/>
          </w:tcPr>
          <w:p w:rsidR="008E6C8C" w:rsidRDefault="0098475B">
            <w:pPr>
              <w:ind w:firstLine="0"/>
              <w:jc w:val="center"/>
              <w:rPr>
                <w:ins w:id="532" w:author="Okot" w:date="2019-03-28T23:01:00Z"/>
              </w:rPr>
              <w:pPrChange w:id="533" w:author="Okot" w:date="2019-03-28T23:01:00Z">
                <w:pPr>
                  <w:ind w:firstLine="0"/>
                </w:pPr>
              </w:pPrChange>
            </w:pPr>
            <w:ins w:id="534" w:author="Okot" w:date="2019-03-28T23:12:00Z">
              <w:r>
                <w:t>Izoleucyna</w:t>
              </w:r>
            </w:ins>
          </w:p>
        </w:tc>
        <w:tc>
          <w:tcPr>
            <w:tcW w:w="3020" w:type="dxa"/>
          </w:tcPr>
          <w:p w:rsidR="008E6C8C" w:rsidRDefault="00E75A1D">
            <w:pPr>
              <w:ind w:firstLine="0"/>
              <w:jc w:val="center"/>
              <w:rPr>
                <w:ins w:id="535" w:author="Okot" w:date="2019-03-28T23:01:00Z"/>
              </w:rPr>
              <w:pPrChange w:id="536" w:author="Okot" w:date="2019-03-28T23:01:00Z">
                <w:pPr>
                  <w:ind w:firstLine="0"/>
                </w:pPr>
              </w:pPrChange>
            </w:pPr>
            <w:ins w:id="537" w:author="Okot" w:date="2019-03-28T23:03:00Z">
              <w:r>
                <w:t>Glicyna</w:t>
              </w:r>
            </w:ins>
          </w:p>
        </w:tc>
        <w:tc>
          <w:tcPr>
            <w:tcW w:w="3021" w:type="dxa"/>
          </w:tcPr>
          <w:p w:rsidR="008E6C8C" w:rsidRDefault="00E75A1D">
            <w:pPr>
              <w:ind w:firstLine="0"/>
              <w:jc w:val="center"/>
              <w:rPr>
                <w:ins w:id="538" w:author="Okot" w:date="2019-03-28T23:01:00Z"/>
              </w:rPr>
              <w:pPrChange w:id="539" w:author="Okot" w:date="2019-03-28T23:01:00Z">
                <w:pPr>
                  <w:ind w:firstLine="0"/>
                </w:pPr>
              </w:pPrChange>
            </w:pPr>
            <w:ins w:id="540" w:author="Okot" w:date="2019-03-28T23:03:00Z">
              <w:r>
                <w:t>Kwas asparaginowy</w:t>
              </w:r>
            </w:ins>
          </w:p>
        </w:tc>
      </w:tr>
      <w:tr w:rsidR="008E6C8C" w:rsidTr="008E6C8C">
        <w:trPr>
          <w:ins w:id="541" w:author="Okot" w:date="2019-03-28T23:01:00Z"/>
        </w:trPr>
        <w:tc>
          <w:tcPr>
            <w:tcW w:w="3020" w:type="dxa"/>
          </w:tcPr>
          <w:p w:rsidR="008E6C8C" w:rsidRDefault="0098475B">
            <w:pPr>
              <w:ind w:firstLine="0"/>
              <w:jc w:val="center"/>
              <w:rPr>
                <w:ins w:id="542" w:author="Okot" w:date="2019-03-28T23:01:00Z"/>
              </w:rPr>
              <w:pPrChange w:id="543" w:author="Okot" w:date="2019-03-28T23:01:00Z">
                <w:pPr>
                  <w:ind w:firstLine="0"/>
                </w:pPr>
              </w:pPrChange>
            </w:pPr>
            <w:ins w:id="544" w:author="Okot" w:date="2019-03-28T23:12:00Z">
              <w:r>
                <w:t>Leucyna</w:t>
              </w:r>
            </w:ins>
          </w:p>
        </w:tc>
        <w:tc>
          <w:tcPr>
            <w:tcW w:w="3020" w:type="dxa"/>
          </w:tcPr>
          <w:p w:rsidR="008E6C8C" w:rsidRDefault="00E75A1D">
            <w:pPr>
              <w:ind w:firstLine="0"/>
              <w:jc w:val="center"/>
              <w:rPr>
                <w:ins w:id="545" w:author="Okot" w:date="2019-03-28T23:01:00Z"/>
              </w:rPr>
              <w:pPrChange w:id="546" w:author="Okot" w:date="2019-03-28T23:01:00Z">
                <w:pPr>
                  <w:ind w:firstLine="0"/>
                </w:pPr>
              </w:pPrChange>
            </w:pPr>
            <w:ins w:id="547" w:author="Okot" w:date="2019-03-28T23:03:00Z">
              <w:r>
                <w:t>Glutamina</w:t>
              </w:r>
            </w:ins>
          </w:p>
        </w:tc>
        <w:tc>
          <w:tcPr>
            <w:tcW w:w="3021" w:type="dxa"/>
          </w:tcPr>
          <w:p w:rsidR="008E6C8C" w:rsidRDefault="00E75A1D">
            <w:pPr>
              <w:ind w:firstLine="0"/>
              <w:jc w:val="center"/>
              <w:rPr>
                <w:ins w:id="548" w:author="Okot" w:date="2019-03-28T23:01:00Z"/>
              </w:rPr>
              <w:pPrChange w:id="549" w:author="Okot" w:date="2019-03-28T23:01:00Z">
                <w:pPr>
                  <w:ind w:firstLine="0"/>
                </w:pPr>
              </w:pPrChange>
            </w:pPr>
            <w:ins w:id="550" w:author="Okot" w:date="2019-03-28T23:03:00Z">
              <w:r>
                <w:t>Kwas gluta</w:t>
              </w:r>
            </w:ins>
            <w:ins w:id="551" w:author="Okot" w:date="2019-03-28T23:04:00Z">
              <w:r>
                <w:t>minowy</w:t>
              </w:r>
            </w:ins>
          </w:p>
        </w:tc>
      </w:tr>
      <w:tr w:rsidR="0098475B" w:rsidTr="008E6C8C">
        <w:trPr>
          <w:ins w:id="552" w:author="Okot" w:date="2019-03-28T23:01:00Z"/>
        </w:trPr>
        <w:tc>
          <w:tcPr>
            <w:tcW w:w="3020" w:type="dxa"/>
          </w:tcPr>
          <w:p w:rsidR="0098475B" w:rsidRDefault="0098475B">
            <w:pPr>
              <w:ind w:firstLine="0"/>
              <w:jc w:val="center"/>
              <w:rPr>
                <w:ins w:id="553" w:author="Okot" w:date="2019-03-28T23:01:00Z"/>
              </w:rPr>
              <w:pPrChange w:id="554" w:author="Okot" w:date="2019-03-28T23:01:00Z">
                <w:pPr>
                  <w:ind w:firstLine="0"/>
                </w:pPr>
              </w:pPrChange>
            </w:pPr>
            <w:ins w:id="555" w:author="Okot" w:date="2019-03-28T23:12:00Z">
              <w:r>
                <w:t>Lizyna</w:t>
              </w:r>
            </w:ins>
          </w:p>
        </w:tc>
        <w:tc>
          <w:tcPr>
            <w:tcW w:w="3020" w:type="dxa"/>
          </w:tcPr>
          <w:p w:rsidR="0098475B" w:rsidRDefault="0098475B">
            <w:pPr>
              <w:ind w:firstLine="0"/>
              <w:jc w:val="center"/>
              <w:rPr>
                <w:ins w:id="556" w:author="Okot" w:date="2019-03-28T23:01:00Z"/>
              </w:rPr>
              <w:pPrChange w:id="557" w:author="Okot" w:date="2019-03-28T23:01:00Z">
                <w:pPr>
                  <w:ind w:firstLine="0"/>
                </w:pPr>
              </w:pPrChange>
            </w:pPr>
            <w:ins w:id="558" w:author="Okot" w:date="2019-03-28T23:03:00Z">
              <w:r>
                <w:t>Prolina</w:t>
              </w:r>
            </w:ins>
          </w:p>
        </w:tc>
        <w:tc>
          <w:tcPr>
            <w:tcW w:w="3021" w:type="dxa"/>
          </w:tcPr>
          <w:p w:rsidR="0098475B" w:rsidRDefault="0098475B">
            <w:pPr>
              <w:ind w:firstLine="0"/>
              <w:jc w:val="center"/>
              <w:rPr>
                <w:ins w:id="559" w:author="Okot" w:date="2019-03-28T23:01:00Z"/>
              </w:rPr>
              <w:pPrChange w:id="560" w:author="Okot" w:date="2019-03-28T23:01:00Z">
                <w:pPr>
                  <w:ind w:firstLine="0"/>
                </w:pPr>
              </w:pPrChange>
            </w:pPr>
            <w:ins w:id="561" w:author="Okot" w:date="2019-03-28T23:04:00Z">
              <w:r>
                <w:t>Seryna</w:t>
              </w:r>
            </w:ins>
          </w:p>
        </w:tc>
      </w:tr>
      <w:tr w:rsidR="0098475B" w:rsidTr="00E75A1D">
        <w:trPr>
          <w:ins w:id="562" w:author="Okot" w:date="2019-03-28T23:02:00Z"/>
        </w:trPr>
        <w:tc>
          <w:tcPr>
            <w:tcW w:w="3020" w:type="dxa"/>
          </w:tcPr>
          <w:p w:rsidR="0098475B" w:rsidRDefault="0098475B" w:rsidP="0098475B">
            <w:pPr>
              <w:ind w:firstLine="0"/>
              <w:jc w:val="center"/>
              <w:rPr>
                <w:ins w:id="563" w:author="Okot" w:date="2019-03-28T23:02:00Z"/>
              </w:rPr>
            </w:pPr>
            <w:ins w:id="564" w:author="Okot" w:date="2019-03-28T23:12:00Z">
              <w:r>
                <w:t>Metionina</w:t>
              </w:r>
            </w:ins>
          </w:p>
        </w:tc>
        <w:tc>
          <w:tcPr>
            <w:tcW w:w="3020" w:type="dxa"/>
          </w:tcPr>
          <w:p w:rsidR="0098475B" w:rsidRDefault="0098475B" w:rsidP="0098475B">
            <w:pPr>
              <w:ind w:firstLine="0"/>
              <w:jc w:val="center"/>
              <w:rPr>
                <w:ins w:id="565" w:author="Okot" w:date="2019-03-28T23:02:00Z"/>
              </w:rPr>
            </w:pPr>
            <w:ins w:id="566" w:author="Okot" w:date="2019-03-28T23:03:00Z">
              <w:r>
                <w:t>Tyrozyna</w:t>
              </w:r>
            </w:ins>
          </w:p>
        </w:tc>
        <w:tc>
          <w:tcPr>
            <w:tcW w:w="3021" w:type="dxa"/>
          </w:tcPr>
          <w:p w:rsidR="0098475B" w:rsidRDefault="0098475B" w:rsidP="0098475B">
            <w:pPr>
              <w:ind w:firstLine="0"/>
              <w:jc w:val="center"/>
              <w:rPr>
                <w:ins w:id="567" w:author="Okot" w:date="2019-03-28T23:02:00Z"/>
              </w:rPr>
            </w:pPr>
          </w:p>
        </w:tc>
      </w:tr>
      <w:tr w:rsidR="00E75A1D" w:rsidTr="00E75A1D">
        <w:trPr>
          <w:ins w:id="568" w:author="Okot" w:date="2019-03-28T23:02:00Z"/>
        </w:trPr>
        <w:tc>
          <w:tcPr>
            <w:tcW w:w="3020" w:type="dxa"/>
          </w:tcPr>
          <w:p w:rsidR="00E75A1D" w:rsidRDefault="00E75A1D" w:rsidP="00D1584A">
            <w:pPr>
              <w:ind w:firstLine="0"/>
              <w:jc w:val="center"/>
              <w:rPr>
                <w:ins w:id="569" w:author="Okot" w:date="2019-03-28T23:02:00Z"/>
              </w:rPr>
            </w:pPr>
            <w:ins w:id="570" w:author="Okot" w:date="2019-03-28T23:02:00Z">
              <w:r>
                <w:t>Treonina</w:t>
              </w:r>
            </w:ins>
          </w:p>
        </w:tc>
        <w:tc>
          <w:tcPr>
            <w:tcW w:w="3020" w:type="dxa"/>
          </w:tcPr>
          <w:p w:rsidR="00E75A1D" w:rsidRDefault="00E75A1D" w:rsidP="00D1584A">
            <w:pPr>
              <w:ind w:firstLine="0"/>
              <w:jc w:val="center"/>
              <w:rPr>
                <w:ins w:id="571" w:author="Okot" w:date="2019-03-28T23:02:00Z"/>
              </w:rPr>
            </w:pPr>
          </w:p>
        </w:tc>
        <w:tc>
          <w:tcPr>
            <w:tcW w:w="3021" w:type="dxa"/>
          </w:tcPr>
          <w:p w:rsidR="00E75A1D" w:rsidRDefault="00E75A1D" w:rsidP="00D1584A">
            <w:pPr>
              <w:ind w:firstLine="0"/>
              <w:jc w:val="center"/>
              <w:rPr>
                <w:ins w:id="572" w:author="Okot" w:date="2019-03-28T23:02:00Z"/>
              </w:rPr>
            </w:pPr>
          </w:p>
        </w:tc>
      </w:tr>
      <w:tr w:rsidR="00E75A1D" w:rsidTr="00E75A1D">
        <w:trPr>
          <w:ins w:id="573" w:author="Okot" w:date="2019-03-28T23:02:00Z"/>
        </w:trPr>
        <w:tc>
          <w:tcPr>
            <w:tcW w:w="3020" w:type="dxa"/>
          </w:tcPr>
          <w:p w:rsidR="00E75A1D" w:rsidRDefault="00E75A1D" w:rsidP="00D1584A">
            <w:pPr>
              <w:ind w:firstLine="0"/>
              <w:jc w:val="center"/>
              <w:rPr>
                <w:ins w:id="574" w:author="Okot" w:date="2019-03-28T23:02:00Z"/>
              </w:rPr>
            </w:pPr>
            <w:ins w:id="575" w:author="Okot" w:date="2019-03-28T23:02:00Z">
              <w:r>
                <w:t>Tryptofan</w:t>
              </w:r>
            </w:ins>
          </w:p>
        </w:tc>
        <w:tc>
          <w:tcPr>
            <w:tcW w:w="3020" w:type="dxa"/>
          </w:tcPr>
          <w:p w:rsidR="00E75A1D" w:rsidRDefault="00E75A1D" w:rsidP="00D1584A">
            <w:pPr>
              <w:ind w:firstLine="0"/>
              <w:jc w:val="center"/>
              <w:rPr>
                <w:ins w:id="576" w:author="Okot" w:date="2019-03-28T23:02:00Z"/>
              </w:rPr>
            </w:pPr>
          </w:p>
        </w:tc>
        <w:tc>
          <w:tcPr>
            <w:tcW w:w="3021" w:type="dxa"/>
          </w:tcPr>
          <w:p w:rsidR="00E75A1D" w:rsidRDefault="00E75A1D" w:rsidP="00D1584A">
            <w:pPr>
              <w:ind w:firstLine="0"/>
              <w:jc w:val="center"/>
              <w:rPr>
                <w:ins w:id="577" w:author="Okot" w:date="2019-03-28T23:02:00Z"/>
              </w:rPr>
            </w:pPr>
          </w:p>
        </w:tc>
      </w:tr>
      <w:tr w:rsidR="00E75A1D" w:rsidTr="00D1584A">
        <w:trPr>
          <w:ins w:id="578" w:author="Okot" w:date="2019-03-28T23:02:00Z"/>
        </w:trPr>
        <w:tc>
          <w:tcPr>
            <w:tcW w:w="3020" w:type="dxa"/>
          </w:tcPr>
          <w:p w:rsidR="00E75A1D" w:rsidRDefault="00E75A1D" w:rsidP="00D1584A">
            <w:pPr>
              <w:ind w:firstLine="0"/>
              <w:jc w:val="center"/>
              <w:rPr>
                <w:ins w:id="579" w:author="Okot" w:date="2019-03-28T23:02:00Z"/>
              </w:rPr>
            </w:pPr>
            <w:ins w:id="580" w:author="Okot" w:date="2019-03-28T23:02:00Z">
              <w:r>
                <w:t>Walina</w:t>
              </w:r>
            </w:ins>
          </w:p>
        </w:tc>
        <w:tc>
          <w:tcPr>
            <w:tcW w:w="3020" w:type="dxa"/>
          </w:tcPr>
          <w:p w:rsidR="00E75A1D" w:rsidRDefault="00E75A1D" w:rsidP="00D1584A">
            <w:pPr>
              <w:ind w:firstLine="0"/>
              <w:jc w:val="center"/>
              <w:rPr>
                <w:ins w:id="581" w:author="Okot" w:date="2019-03-28T23:02:00Z"/>
              </w:rPr>
            </w:pPr>
          </w:p>
        </w:tc>
        <w:tc>
          <w:tcPr>
            <w:tcW w:w="3021" w:type="dxa"/>
          </w:tcPr>
          <w:p w:rsidR="00E75A1D" w:rsidRDefault="00E75A1D" w:rsidP="00D1584A">
            <w:pPr>
              <w:ind w:firstLine="0"/>
              <w:jc w:val="center"/>
              <w:rPr>
                <w:ins w:id="582" w:author="Okot" w:date="2019-03-28T23:02:00Z"/>
              </w:rPr>
            </w:pPr>
          </w:p>
        </w:tc>
      </w:tr>
    </w:tbl>
    <w:p w:rsidR="008E6C8C" w:rsidRDefault="008E6C8C">
      <w:pPr>
        <w:ind w:firstLine="0"/>
        <w:rPr>
          <w:ins w:id="583" w:author="Okot" w:date="2019-03-28T17:17:00Z"/>
        </w:rPr>
        <w:pPrChange w:id="584" w:author="Okot" w:date="2019-03-28T22:58:00Z">
          <w:pPr>
            <w:ind w:firstLine="0"/>
            <w:jc w:val="left"/>
          </w:pPr>
        </w:pPrChange>
      </w:pPr>
    </w:p>
    <w:p w:rsidR="000216FF" w:rsidRDefault="000216FF">
      <w:pPr>
        <w:rPr>
          <w:ins w:id="585" w:author="Okot" w:date="2019-03-28T23:59:00Z"/>
        </w:rPr>
        <w:pPrChange w:id="586" w:author="Okot" w:date="2019-03-28T17:00:00Z">
          <w:pPr>
            <w:ind w:firstLine="0"/>
            <w:jc w:val="left"/>
          </w:pPr>
        </w:pPrChange>
      </w:pPr>
      <w:ins w:id="587" w:author="Okot" w:date="2019-03-28T17:17:00Z">
        <w:r>
          <w:t xml:space="preserve">Za białko wzorcowe uznaje się takie </w:t>
        </w:r>
      </w:ins>
      <w:ins w:id="588" w:author="Okot" w:date="2019-03-28T17:18:00Z">
        <w:r>
          <w:t>białko</w:t>
        </w:r>
      </w:ins>
      <w:ins w:id="589" w:author="Okot" w:date="2019-03-28T17:17:00Z">
        <w:r>
          <w:t>, które jak najbardziej przypomina białk</w:t>
        </w:r>
      </w:ins>
      <w:ins w:id="590" w:author="Okot" w:date="2019-03-28T23:35:00Z">
        <w:r w:rsidR="00C75CF5">
          <w:t>o</w:t>
        </w:r>
      </w:ins>
      <w:ins w:id="591" w:author="Okot" w:date="2019-03-28T17:17:00Z">
        <w:r w:rsidR="00C75CF5">
          <w:t xml:space="preserve"> ustrojowe</w:t>
        </w:r>
        <w:r>
          <w:t xml:space="preserve"> osoby dorosłej.</w:t>
        </w:r>
      </w:ins>
      <w:ins w:id="592" w:author="Okot" w:date="2019-03-28T17:18:00Z">
        <w:r>
          <w:t xml:space="preserve"> Od dawno za takowe przyjmuje się białko jaja kurzego</w:t>
        </w:r>
      </w:ins>
      <w:ins w:id="593" w:author="Okot" w:date="2019-03-28T17:17:00Z">
        <w:r>
          <w:t>. Jest ono jednocześnie białkiem kompletnym, czyli zawierającym wszystkie aminokwasy egzogenne.</w:t>
        </w:r>
      </w:ins>
      <w:ins w:id="594" w:author="Okot" w:date="2019-03-28T17:20:00Z">
        <w:r>
          <w:t xml:space="preserve"> Przez wiele lat pokutowało przekonanie, że wszystkie aminokwasy </w:t>
        </w:r>
      </w:ins>
      <w:ins w:id="595" w:author="Okot" w:date="2019-03-28T17:21:00Z">
        <w:r w:rsidR="00BF3A2B">
          <w:t>egzogenne należy</w:t>
        </w:r>
      </w:ins>
      <w:ins w:id="596" w:author="Okot" w:date="2019-03-28T17:20:00Z">
        <w:r w:rsidR="001648EA">
          <w:t xml:space="preserve"> złączyć</w:t>
        </w:r>
        <w:r>
          <w:t xml:space="preserve"> w trakcie jednego posiłku, ale zostało udowodnione, że wystarczy to zrobić w trakcie j</w:t>
        </w:r>
        <w:r w:rsidR="00BF3A2B">
          <w:t>ednego dnia, gdyż tyle trwa synteza</w:t>
        </w:r>
        <w:r>
          <w:t xml:space="preserve"> aminokwasów.</w:t>
        </w:r>
      </w:ins>
    </w:p>
    <w:p w:rsidR="009B563A" w:rsidRDefault="009B563A">
      <w:pPr>
        <w:rPr>
          <w:ins w:id="597" w:author="Okot" w:date="2019-03-28T17:34:00Z"/>
        </w:rPr>
        <w:pPrChange w:id="598" w:author="Okot" w:date="2019-03-28T17:00:00Z">
          <w:pPr>
            <w:ind w:firstLine="0"/>
            <w:jc w:val="left"/>
          </w:pPr>
        </w:pPrChange>
      </w:pPr>
    </w:p>
    <w:p w:rsidR="009B563A" w:rsidRDefault="009B563A">
      <w:pPr>
        <w:pStyle w:val="Nagwek2"/>
        <w:rPr>
          <w:ins w:id="599" w:author="Okot" w:date="2019-03-30T15:42:00Z"/>
        </w:rPr>
        <w:pPrChange w:id="600" w:author="Okot" w:date="2019-03-28T17:34:00Z">
          <w:pPr>
            <w:ind w:firstLine="0"/>
            <w:jc w:val="left"/>
          </w:pPr>
        </w:pPrChange>
      </w:pPr>
      <w:ins w:id="601" w:author="Okot" w:date="2019-03-28T17:34:00Z">
        <w:r>
          <w:t>2.1.3.2. Tłuszcze</w:t>
        </w:r>
      </w:ins>
      <w:ins w:id="602" w:author="Okot" w:date="2019-03-30T15:59:00Z">
        <w:r w:rsidR="00D1584A">
          <w:t xml:space="preserve"> [10,11,12]</w:t>
        </w:r>
      </w:ins>
    </w:p>
    <w:p w:rsidR="00370ED7" w:rsidRDefault="00370ED7">
      <w:pPr>
        <w:rPr>
          <w:ins w:id="603" w:author="Okot" w:date="2019-03-30T15:42:00Z"/>
        </w:rPr>
        <w:pPrChange w:id="604" w:author="Okot" w:date="2019-03-30T15:42:00Z">
          <w:pPr>
            <w:ind w:firstLine="0"/>
            <w:jc w:val="left"/>
          </w:pPr>
        </w:pPrChange>
      </w:pPr>
    </w:p>
    <w:p w:rsidR="00B26574" w:rsidRDefault="000F2B7A">
      <w:pPr>
        <w:rPr>
          <w:ins w:id="605" w:author="Okot" w:date="2019-03-31T13:48:00Z"/>
        </w:rPr>
        <w:pPrChange w:id="606" w:author="Okot" w:date="2019-03-30T15:42:00Z">
          <w:pPr>
            <w:ind w:firstLine="0"/>
            <w:jc w:val="left"/>
          </w:pPr>
        </w:pPrChange>
      </w:pPr>
      <w:ins w:id="607" w:author="Okot" w:date="2019-03-30T15:47:00Z">
        <w:r>
          <w:t xml:space="preserve">Chociaż słowo </w:t>
        </w:r>
      </w:ins>
      <w:ins w:id="608" w:author="Okot" w:date="2019-03-30T15:48:00Z">
        <w:r>
          <w:t>„</w:t>
        </w:r>
      </w:ins>
      <w:ins w:id="609" w:author="Okot" w:date="2019-03-30T15:47:00Z">
        <w:r>
          <w:t>tłuszcz</w:t>
        </w:r>
      </w:ins>
      <w:ins w:id="610" w:author="Okot" w:date="2019-03-30T15:48:00Z">
        <w:r>
          <w:t>”</w:t>
        </w:r>
      </w:ins>
      <w:ins w:id="611" w:author="Okot" w:date="2019-03-30T15:47:00Z">
        <w:r>
          <w:t xml:space="preserve"> ma często negatywne konotacje zwłaszcza</w:t>
        </w:r>
      </w:ins>
      <w:ins w:id="612" w:author="Okot" w:date="2019-03-30T15:48:00Z">
        <w:r>
          <w:t xml:space="preserve"> w myślach osób odchudzających się, w rzeczywistości tłuszcze są ważnym elementem odżywiania. </w:t>
        </w:r>
      </w:ins>
      <w:ins w:id="613" w:author="Okot" w:date="2019-03-30T16:15:00Z">
        <w:r w:rsidR="0034129B">
          <w:t>Od ich obecności w diecie zależy wchłanianie niektórych witamin (</w:t>
        </w:r>
      </w:ins>
      <w:ins w:id="614" w:author="Okot" w:date="2019-03-30T16:16:00Z">
        <w:r w:rsidR="0034129B">
          <w:t xml:space="preserve">patrz </w:t>
        </w:r>
      </w:ins>
      <w:ins w:id="615" w:author="Okot" w:date="2019-03-30T16:15:00Z">
        <w:r w:rsidR="0034129B">
          <w:t>punkt</w:t>
        </w:r>
      </w:ins>
      <w:ins w:id="616" w:author="Okot" w:date="2019-03-30T16:16:00Z">
        <w:r w:rsidR="0034129B">
          <w:t xml:space="preserve"> 2.1.4.)</w:t>
        </w:r>
      </w:ins>
      <w:ins w:id="617" w:author="Okot" w:date="2019-03-30T18:49:00Z">
        <w:r w:rsidR="00B81B62">
          <w:t xml:space="preserve"> i składników mineralnych</w:t>
        </w:r>
      </w:ins>
      <w:ins w:id="618" w:author="Okot" w:date="2019-03-30T16:16:00Z">
        <w:r w:rsidR="0034129B">
          <w:t>, rozwój i działanie mózgu, siatkówki</w:t>
        </w:r>
      </w:ins>
      <w:ins w:id="619" w:author="Okot" w:date="2019-03-30T16:17:00Z">
        <w:r w:rsidR="0034129B">
          <w:t xml:space="preserve"> i błon komórkowych</w:t>
        </w:r>
      </w:ins>
      <w:ins w:id="620" w:author="Okot" w:date="2019-03-30T16:16:00Z">
        <w:r w:rsidR="0034129B">
          <w:t xml:space="preserve">. </w:t>
        </w:r>
      </w:ins>
      <w:ins w:id="621" w:author="Okot" w:date="2019-03-30T18:50:00Z">
        <w:r w:rsidR="00B81B62">
          <w:t xml:space="preserve">Jest też zapasowym źródłem energii. </w:t>
        </w:r>
      </w:ins>
      <w:ins w:id="622" w:author="Okot" w:date="2019-03-31T13:46:00Z">
        <w:r w:rsidR="00B26574">
          <w:t xml:space="preserve">Szacuje się, że w ciele dorosłego człowieka znajduje się ok. </w:t>
        </w:r>
      </w:ins>
      <w:ins w:id="623" w:author="Okot" w:date="2019-03-31T13:47:00Z">
        <w:r w:rsidR="00B26574">
          <w:t xml:space="preserve">12  kg zapasów tłuszczu. Jest to ilość pozwalająca przeżyć ok. 3 miesięcy bez pożywienia pod warunkiem dostarczania wody. </w:t>
        </w:r>
      </w:ins>
    </w:p>
    <w:p w:rsidR="00370ED7" w:rsidRPr="00370ED7" w:rsidRDefault="00B26574">
      <w:pPr>
        <w:rPr>
          <w:ins w:id="624" w:author="Okot" w:date="2019-03-28T17:34:00Z"/>
        </w:rPr>
        <w:pPrChange w:id="625" w:author="Okot" w:date="2019-03-30T15:42:00Z">
          <w:pPr>
            <w:ind w:firstLine="0"/>
            <w:jc w:val="left"/>
          </w:pPr>
        </w:pPrChange>
      </w:pPr>
      <w:ins w:id="626" w:author="Okot" w:date="2019-03-31T13:48:00Z">
        <w:r>
          <w:t>Zazwyczaj, kiedy mówi się o tłuszczach w diecie, chodzi o kwasy tłuszczowe</w:t>
        </w:r>
      </w:ins>
      <w:ins w:id="627" w:author="Okot" w:date="2019-03-31T13:49:00Z">
        <w:r>
          <w:t>, gdyż z nich pochodzi 95% energii dostarczonej z tym makroskładnikiem (p</w:t>
        </w:r>
        <w:r w:rsidR="007A6114">
          <w:t>ozostałe 5% pochodzi z glicerolu</w:t>
        </w:r>
        <w:r>
          <w:t>)</w:t>
        </w:r>
      </w:ins>
      <w:ins w:id="628" w:author="Okot" w:date="2019-03-31T13:48:00Z">
        <w:r>
          <w:t xml:space="preserve">. </w:t>
        </w:r>
      </w:ins>
      <w:ins w:id="629" w:author="Okot" w:date="2019-03-30T15:48:00Z">
        <w:r w:rsidR="000F2B7A">
          <w:t>W</w:t>
        </w:r>
      </w:ins>
      <w:ins w:id="630" w:author="Okot" w:date="2019-03-30T15:49:00Z">
        <w:r w:rsidR="000F2B7A">
          <w:t xml:space="preserve"> pożywieniu występuje kilka rodzajów </w:t>
        </w:r>
      </w:ins>
      <w:ins w:id="631" w:author="Okot" w:date="2019-03-31T13:49:00Z">
        <w:r>
          <w:t xml:space="preserve">kwasów </w:t>
        </w:r>
      </w:ins>
      <w:ins w:id="632" w:author="Okot" w:date="2019-03-30T15:49:00Z">
        <w:r>
          <w:t>tłuszczowych</w:t>
        </w:r>
        <w:r w:rsidR="000F2B7A">
          <w:t>, a sztuka polega na tym, by dostarczać organizmowi te zdrowie i jak najmniej</w:t>
        </w:r>
      </w:ins>
      <w:ins w:id="633" w:author="Okot" w:date="2019-03-30T15:51:00Z">
        <w:r w:rsidR="000F2B7A">
          <w:t>, a najlepiej wcale,</w:t>
        </w:r>
      </w:ins>
      <w:ins w:id="634" w:author="Okot" w:date="2019-03-30T15:49:00Z">
        <w:r w:rsidR="000F2B7A">
          <w:t xml:space="preserve"> szkodliwych</w:t>
        </w:r>
      </w:ins>
      <w:ins w:id="635" w:author="Okot" w:date="2019-03-30T15:51:00Z">
        <w:r w:rsidR="000F2B7A">
          <w:t>.</w:t>
        </w:r>
      </w:ins>
      <w:ins w:id="636" w:author="Okot" w:date="2019-03-30T15:47:00Z">
        <w:r w:rsidR="000F2B7A">
          <w:t xml:space="preserve"> </w:t>
        </w:r>
      </w:ins>
    </w:p>
    <w:p w:rsidR="009B563A" w:rsidRDefault="007A6114">
      <w:pPr>
        <w:rPr>
          <w:ins w:id="637" w:author="Okot" w:date="2019-03-30T15:53:00Z"/>
        </w:rPr>
        <w:pPrChange w:id="638" w:author="Okot" w:date="2019-03-28T17:34:00Z">
          <w:pPr>
            <w:ind w:firstLine="0"/>
            <w:jc w:val="left"/>
          </w:pPr>
        </w:pPrChange>
      </w:pPr>
      <w:ins w:id="639" w:author="Okot" w:date="2019-03-30T15:51:00Z">
        <w:r>
          <w:t xml:space="preserve">Kwasy </w:t>
        </w:r>
        <w:r w:rsidR="00D1584A">
          <w:t xml:space="preserve">jednonienasycone (JNKT) </w:t>
        </w:r>
      </w:ins>
      <w:ins w:id="640" w:author="Okot" w:date="2019-03-30T15:52:00Z">
        <w:r w:rsidR="00D1584A">
          <w:t>obniżają ryzyko miażdżycy i chorób krążenia</w:t>
        </w:r>
      </w:ins>
      <w:ins w:id="641" w:author="Okot" w:date="2019-03-30T15:53:00Z">
        <w:r w:rsidR="00D1584A">
          <w:t>.</w:t>
        </w:r>
      </w:ins>
    </w:p>
    <w:p w:rsidR="00D1584A" w:rsidRDefault="00D1584A">
      <w:pPr>
        <w:rPr>
          <w:ins w:id="642" w:author="Okot" w:date="2019-03-30T16:06:00Z"/>
        </w:rPr>
        <w:pPrChange w:id="643" w:author="Okot" w:date="2019-03-28T17:34:00Z">
          <w:pPr>
            <w:ind w:firstLine="0"/>
            <w:jc w:val="left"/>
          </w:pPr>
        </w:pPrChange>
      </w:pPr>
      <w:ins w:id="644" w:author="Okot" w:date="2019-03-30T15:54:00Z">
        <w:r>
          <w:lastRenderedPageBreak/>
          <w:t>Kwasy wielonienasycone (WNKT)</w:t>
        </w:r>
      </w:ins>
      <w:ins w:id="645" w:author="Okot" w:date="2019-03-30T15:55:00Z">
        <w:r>
          <w:t xml:space="preserve">, które dzielą się na omega-3 i omega-6, jako jedyne należy </w:t>
        </w:r>
      </w:ins>
      <w:ins w:id="646" w:author="Okot" w:date="2019-03-30T15:56:00Z">
        <w:r>
          <w:t>bezwzględnie</w:t>
        </w:r>
      </w:ins>
      <w:ins w:id="647" w:author="Okot" w:date="2019-03-30T15:55:00Z">
        <w:r>
          <w:t xml:space="preserve"> dostarczać z dietą, ponieważ organizm nie jest w stanie sam ich wyprodukować. </w:t>
        </w:r>
      </w:ins>
      <w:ins w:id="648" w:author="Okot" w:date="2019-03-30T19:02:00Z">
        <w:r w:rsidR="00582840">
          <w:t>Są niezbędne do wzrostu, rozmnażania, właściwego metabolizmu cholesterolu</w:t>
        </w:r>
      </w:ins>
      <w:ins w:id="649" w:author="Okot" w:date="2019-03-30T19:03:00Z">
        <w:r w:rsidR="00582840">
          <w:t>, komunikacji międzykomórkowej i funkcjonowania skóry.</w:t>
        </w:r>
      </w:ins>
      <w:ins w:id="650" w:author="Okot" w:date="2019-03-30T19:02:00Z">
        <w:r w:rsidR="00582840">
          <w:t xml:space="preserve"> </w:t>
        </w:r>
      </w:ins>
      <w:ins w:id="651" w:author="Okot" w:date="2019-03-30T15:57:00Z">
        <w:r>
          <w:t>P</w:t>
        </w:r>
      </w:ins>
      <w:ins w:id="652" w:author="Okot" w:date="2019-03-30T15:58:00Z">
        <w:r>
          <w:t xml:space="preserve">rzy czym ważna są </w:t>
        </w:r>
      </w:ins>
      <w:ins w:id="653" w:author="Okot" w:date="2019-03-30T21:10:00Z">
        <w:r w:rsidR="00F063D9">
          <w:t>proporcje, w jakich</w:t>
        </w:r>
      </w:ins>
      <w:ins w:id="654" w:author="Okot" w:date="2019-03-30T15:58:00Z">
        <w:r>
          <w:t xml:space="preserve"> się je spożywa. </w:t>
        </w:r>
      </w:ins>
      <w:ins w:id="655" w:author="Okot" w:date="2019-03-30T15:59:00Z">
        <w:r>
          <w:t xml:space="preserve">Stosunek kwasów omega-6 do omega-3 </w:t>
        </w:r>
      </w:ins>
      <w:ins w:id="656" w:author="Okot" w:date="2019-03-30T16:00:00Z">
        <w:r>
          <w:t>powinien</w:t>
        </w:r>
      </w:ins>
      <w:ins w:id="657" w:author="Okot" w:date="2019-03-30T15:59:00Z">
        <w:r>
          <w:t xml:space="preserve"> wyn</w:t>
        </w:r>
        <w:r w:rsidR="00DA421E">
          <w:t>osić</w:t>
        </w:r>
      </w:ins>
      <w:ins w:id="658" w:author="Okot" w:date="2019-03-30T21:10:00Z">
        <w:r w:rsidR="00FD7904">
          <w:t> </w:t>
        </w:r>
        <w:r w:rsidR="00F063D9">
          <w:t>4:</w:t>
        </w:r>
        <w:r w:rsidR="00FD7904">
          <w:t>1</w:t>
        </w:r>
        <w:r w:rsidR="00F063D9">
          <w:t xml:space="preserve"> maksymalnie</w:t>
        </w:r>
      </w:ins>
      <w:ins w:id="659" w:author="Okot" w:date="2019-03-30T15:59:00Z">
        <w:r w:rsidR="00DA421E">
          <w:t> </w:t>
        </w:r>
        <w:r>
          <w:t xml:space="preserve">5:1. </w:t>
        </w:r>
      </w:ins>
      <w:ins w:id="660" w:author="Okot" w:date="2019-03-30T16:00:00Z">
        <w:r w:rsidR="001D0988">
          <w:t>Kiedy relacja ta</w:t>
        </w:r>
        <w:r>
          <w:t xml:space="preserve"> </w:t>
        </w:r>
        <w:r w:rsidR="001D0988">
          <w:t>zmienia</w:t>
        </w:r>
        <w:r w:rsidR="007A6114">
          <w:t xml:space="preserve"> się znacznie i </w:t>
        </w:r>
        <w:r>
          <w:t>kwasów ome</w:t>
        </w:r>
        <w:r w:rsidR="007A6114">
          <w:t xml:space="preserve">ga-6 jest w diecie dużo więcej, </w:t>
        </w:r>
        <w:r>
          <w:t>wzrasta podatność na stany zapalne.</w:t>
        </w:r>
      </w:ins>
      <w:ins w:id="661" w:author="Okot" w:date="2019-03-30T16:03:00Z">
        <w:r w:rsidR="001D0988">
          <w:t xml:space="preserve"> </w:t>
        </w:r>
      </w:ins>
    </w:p>
    <w:p w:rsidR="001D0988" w:rsidRDefault="001D0988">
      <w:pPr>
        <w:rPr>
          <w:ins w:id="662" w:author="Okot" w:date="2019-03-30T17:00:00Z"/>
        </w:rPr>
        <w:pPrChange w:id="663" w:author="Okot" w:date="2019-03-28T17:34:00Z">
          <w:pPr>
            <w:ind w:firstLine="0"/>
            <w:jc w:val="left"/>
          </w:pPr>
        </w:pPrChange>
      </w:pPr>
      <w:ins w:id="664" w:author="Okot" w:date="2019-03-30T16:06:00Z">
        <w:r>
          <w:t>Najbardziej istotne z kwasów omega</w:t>
        </w:r>
      </w:ins>
      <w:ins w:id="665" w:author="Okot" w:date="2019-03-31T14:02:00Z">
        <w:r w:rsidR="000B1407">
          <w:t>-</w:t>
        </w:r>
      </w:ins>
      <w:ins w:id="666" w:author="Okot" w:date="2019-03-30T16:06:00Z">
        <w:r>
          <w:t>3: kwas dokozahek</w:t>
        </w:r>
      </w:ins>
      <w:ins w:id="667" w:author="Okot" w:date="2019-03-30T16:07:00Z">
        <w:r>
          <w:t xml:space="preserve">saenowy (DHA) i eikozapentaenowy (EPA) pochodzą </w:t>
        </w:r>
      </w:ins>
      <w:ins w:id="668" w:author="Okot" w:date="2019-03-30T16:08:00Z">
        <w:r>
          <w:t>z ryb, więc niemożliwe jest ich dostarczenie z pożywieniem w przypadku diet wegetariańskich.</w:t>
        </w:r>
      </w:ins>
      <w:ins w:id="669" w:author="Okot" w:date="2019-03-30T16:09:00Z">
        <w:r>
          <w:t xml:space="preserve"> Wegetarianie powinni dbać w związku z tym o właściwe spożycie jedynego źródła kwasów</w:t>
        </w:r>
      </w:ins>
      <w:ins w:id="670" w:author="Okot" w:date="2019-03-30T16:08:00Z">
        <w:r>
          <w:t xml:space="preserve"> </w:t>
        </w:r>
      </w:ins>
      <w:ins w:id="671" w:author="Okot" w:date="2019-03-30T16:10:00Z">
        <w:r>
          <w:t>omega-3 w swojej diecie</w:t>
        </w:r>
      </w:ins>
      <w:ins w:id="672" w:author="Okot" w:date="2019-03-30T16:11:00Z">
        <w:r>
          <w:t xml:space="preserve"> – kwasu </w:t>
        </w:r>
        <w:r w:rsidR="0034129B">
          <w:t xml:space="preserve">alfa-linolenowego (ALA), który w organizmie jest przekształcany w DHA i EPA. </w:t>
        </w:r>
      </w:ins>
      <w:ins w:id="673" w:author="Okot" w:date="2019-03-30T16:13:00Z">
        <w:r w:rsidR="0034129B">
          <w:t xml:space="preserve">Spożywanie ALA przynosi również korzyści osobom na dietach tradycyjnych: obniża stężenie złego cholesterolu, </w:t>
        </w:r>
      </w:ins>
      <w:ins w:id="674" w:author="Okot" w:date="2019-03-30T16:14:00Z">
        <w:r w:rsidR="0034129B">
          <w:t>podwyższając poziom dobrego.</w:t>
        </w:r>
      </w:ins>
    </w:p>
    <w:p w:rsidR="00C548B3" w:rsidRDefault="00C548B3">
      <w:pPr>
        <w:rPr>
          <w:ins w:id="675" w:author="Okot" w:date="2019-03-30T16:01:00Z"/>
        </w:rPr>
        <w:pPrChange w:id="676" w:author="Okot" w:date="2019-03-28T17:34:00Z">
          <w:pPr>
            <w:ind w:firstLine="0"/>
            <w:jc w:val="left"/>
          </w:pPr>
        </w:pPrChange>
      </w:pPr>
      <w:ins w:id="677" w:author="Okot" w:date="2019-03-30T17:02:00Z">
        <w:r>
          <w:t>Z kolei n</w:t>
        </w:r>
      </w:ins>
      <w:ins w:id="678" w:author="Okot" w:date="2019-03-30T17:00:00Z">
        <w:r>
          <w:t>iedobór kwasów z rodziny omega-3 wpływa na zwiększenie ryzyka wystąpienia chorób układu krążenia,</w:t>
        </w:r>
      </w:ins>
      <w:ins w:id="679" w:author="Okot" w:date="2019-03-30T17:01:00Z">
        <w:r>
          <w:t xml:space="preserve"> kostno-stawowego,</w:t>
        </w:r>
      </w:ins>
      <w:ins w:id="680" w:author="Okot" w:date="2019-03-30T17:00:00Z">
        <w:r>
          <w:t xml:space="preserve"> choroby Alzheimera, </w:t>
        </w:r>
      </w:ins>
      <w:ins w:id="681" w:author="Okot" w:date="2019-03-30T17:01:00Z">
        <w:r>
          <w:t>depresji</w:t>
        </w:r>
      </w:ins>
      <w:ins w:id="682" w:author="Okot" w:date="2019-03-30T17:02:00Z">
        <w:r>
          <w:t xml:space="preserve"> oraz ADHD u dzieci.</w:t>
        </w:r>
      </w:ins>
    </w:p>
    <w:p w:rsidR="001D0988" w:rsidRDefault="001D0988">
      <w:pPr>
        <w:rPr>
          <w:ins w:id="683" w:author="Okot" w:date="2019-03-30T19:06:00Z"/>
        </w:rPr>
        <w:pPrChange w:id="684" w:author="Okot" w:date="2019-03-28T17:34:00Z">
          <w:pPr>
            <w:ind w:firstLine="0"/>
            <w:jc w:val="left"/>
          </w:pPr>
        </w:pPrChange>
      </w:pPr>
      <w:ins w:id="685" w:author="Okot" w:date="2019-03-30T16:01:00Z">
        <w:r>
          <w:t>Niekorzystnymi tłuszczami, których konsumpcja jest skorelowana pozytywnie z chorobami układu krążenia, są tłuszcze nasycone</w:t>
        </w:r>
      </w:ins>
      <w:ins w:id="686" w:author="Okot" w:date="2019-03-31T13:58:00Z">
        <w:r w:rsidR="00FD3B11">
          <w:t xml:space="preserve"> (SFA)</w:t>
        </w:r>
      </w:ins>
      <w:ins w:id="687" w:author="Okot" w:date="2019-03-30T16:01:00Z">
        <w:r>
          <w:t xml:space="preserve">, znajdujące </w:t>
        </w:r>
      </w:ins>
      <w:ins w:id="688" w:author="Okot" w:date="2019-03-30T16:03:00Z">
        <w:r>
          <w:t>się</w:t>
        </w:r>
      </w:ins>
      <w:ins w:id="689" w:author="Okot" w:date="2019-03-30T16:01:00Z">
        <w:r>
          <w:t xml:space="preserve"> </w:t>
        </w:r>
      </w:ins>
      <w:ins w:id="690" w:author="Okot" w:date="2019-03-30T16:03:00Z">
        <w:r>
          <w:t>głównie w produktach pochodzenia zwierzęcego oraz olejach tropikalnych.</w:t>
        </w:r>
      </w:ins>
      <w:ins w:id="691" w:author="Okot" w:date="2019-03-30T18:51:00Z">
        <w:r w:rsidR="00B81B62">
          <w:t xml:space="preserve"> </w:t>
        </w:r>
      </w:ins>
      <w:ins w:id="692" w:author="Okot" w:date="2019-03-30T19:05:00Z">
        <w:r w:rsidR="00562FC2">
          <w:t xml:space="preserve">Ich spożywanie nie jest niezbędne dla człowieka, </w:t>
        </w:r>
      </w:ins>
      <w:ins w:id="693" w:author="Okot" w:date="2019-03-31T13:53:00Z">
        <w:r w:rsidR="007A6114">
          <w:t xml:space="preserve">ponieważ organizm potrafi się syntetyzować, </w:t>
        </w:r>
      </w:ins>
      <w:ins w:id="694" w:author="Okot" w:date="2019-03-30T19:05:00Z">
        <w:r w:rsidR="00562FC2">
          <w:t xml:space="preserve">ale ciężko </w:t>
        </w:r>
      </w:ins>
      <w:ins w:id="695" w:author="Okot" w:date="2019-03-30T19:06:00Z">
        <w:r w:rsidR="00562FC2">
          <w:t>go uniknąć.</w:t>
        </w:r>
      </w:ins>
    </w:p>
    <w:p w:rsidR="00562FC2" w:rsidRDefault="00562FC2">
      <w:pPr>
        <w:rPr>
          <w:ins w:id="696" w:author="Okot" w:date="2019-03-30T18:58:00Z"/>
        </w:rPr>
        <w:pPrChange w:id="697" w:author="Okot" w:date="2019-03-28T17:34:00Z">
          <w:pPr>
            <w:ind w:firstLine="0"/>
            <w:jc w:val="left"/>
          </w:pPr>
        </w:pPrChange>
      </w:pPr>
      <w:ins w:id="698" w:author="Okot" w:date="2019-03-30T19:06:00Z">
        <w:r>
          <w:t>Wyjątkowym rodzajem kwasów tłuszczowych, są tak zwane</w:t>
        </w:r>
      </w:ins>
      <w:ins w:id="699" w:author="Okot" w:date="2019-03-30T19:07:00Z">
        <w:r>
          <w:t xml:space="preserve"> „tłuszcze trans”. Zostały one stworzone chemicznie przez człowieka i służą do utwardzania pożywienia i przedłużania okresu przydatności do spożycia.</w:t>
        </w:r>
      </w:ins>
      <w:ins w:id="700" w:author="Okot" w:date="2019-03-30T19:08:00Z">
        <w:r>
          <w:t xml:space="preserve"> Na etykietach produktów widnieją jako „(częściowo) uwodorniony/utwardzony </w:t>
        </w:r>
      </w:ins>
      <w:ins w:id="701" w:author="Okot" w:date="2019-03-30T19:09:00Z">
        <w:r>
          <w:t>tłuszcz”. Ponieważ jest to wytwór stosunkowo nowoczesny jego dokładny wpływ na zdrowie człowieka jeszcze nie został gruntowanie przebadany, ale już teraz mówi się, że są to najbardziej szkodliwe tłuszcze ze wszystkich.</w:t>
        </w:r>
      </w:ins>
      <w:ins w:id="702" w:author="Okot" w:date="2019-03-30T19:06:00Z">
        <w:r>
          <w:t xml:space="preserve"> </w:t>
        </w:r>
      </w:ins>
    </w:p>
    <w:p w:rsidR="00582840" w:rsidRDefault="00582840">
      <w:pPr>
        <w:rPr>
          <w:ins w:id="703" w:author="Okot" w:date="2019-03-30T15:51:00Z"/>
        </w:rPr>
        <w:pPrChange w:id="704" w:author="Okot" w:date="2019-03-28T17:34:00Z">
          <w:pPr>
            <w:ind w:firstLine="0"/>
            <w:jc w:val="left"/>
          </w:pPr>
        </w:pPrChange>
      </w:pPr>
      <w:ins w:id="705" w:author="Okot" w:date="2019-03-30T18:58:00Z">
        <w:r>
          <w:t>Dieta wysokotłuszczowa sprzyja przybieraniu na wadze i chorobom przewlekłym, podwyższa</w:t>
        </w:r>
      </w:ins>
      <w:ins w:id="706" w:author="Okot" w:date="2019-03-30T18:59:00Z">
        <w:r>
          <w:t xml:space="preserve"> poziom cholesterolu we krwi, co zwiększa ryzyko wystąpienia</w:t>
        </w:r>
      </w:ins>
      <w:ins w:id="707" w:author="Okot" w:date="2019-03-30T19:11:00Z">
        <w:r w:rsidR="00562FC2">
          <w:t xml:space="preserve"> miażdżycy,</w:t>
        </w:r>
      </w:ins>
      <w:ins w:id="708" w:author="Okot" w:date="2019-03-30T18:59:00Z">
        <w:r>
          <w:t xml:space="preserve"> chorób serca, w tym zawału.</w:t>
        </w:r>
      </w:ins>
      <w:ins w:id="709" w:author="Okot" w:date="2019-03-30T19:01:00Z">
        <w:r>
          <w:t xml:space="preserve"> Badania wskazują również na </w:t>
        </w:r>
      </w:ins>
      <w:ins w:id="710" w:author="Okot" w:date="2019-03-30T19:54:00Z">
        <w:r w:rsidR="001B72D1">
          <w:t>z</w:t>
        </w:r>
      </w:ins>
      <w:ins w:id="711" w:author="Okot" w:date="2019-03-30T19:01:00Z">
        <w:r>
          <w:t>większ</w:t>
        </w:r>
      </w:ins>
      <w:ins w:id="712" w:author="Okot" w:date="2019-03-30T19:54:00Z">
        <w:r w:rsidR="001B72D1">
          <w:t>anie</w:t>
        </w:r>
      </w:ins>
      <w:ins w:id="713" w:author="Okot" w:date="2019-03-30T19:01:00Z">
        <w:r>
          <w:t xml:space="preserve"> ryzyko wystąpienia raka, ze szczególnym uwzględnieniem raka piersi i jelita grubego.</w:t>
        </w:r>
      </w:ins>
      <w:ins w:id="714" w:author="Okot" w:date="2019-03-30T18:59:00Z">
        <w:r>
          <w:t xml:space="preserve"> </w:t>
        </w:r>
      </w:ins>
      <w:ins w:id="715" w:author="Okot" w:date="2019-03-30T18:58:00Z">
        <w:r>
          <w:t xml:space="preserve"> </w:t>
        </w:r>
      </w:ins>
    </w:p>
    <w:p w:rsidR="000F2B7A" w:rsidRDefault="000F2B7A">
      <w:pPr>
        <w:rPr>
          <w:ins w:id="716" w:author="Okot" w:date="2019-03-28T17:34:00Z"/>
        </w:rPr>
        <w:pPrChange w:id="717" w:author="Okot" w:date="2019-03-28T17:34:00Z">
          <w:pPr>
            <w:ind w:firstLine="0"/>
            <w:jc w:val="left"/>
          </w:pPr>
        </w:pPrChange>
      </w:pPr>
    </w:p>
    <w:p w:rsidR="009B563A" w:rsidRDefault="009B563A">
      <w:pPr>
        <w:pStyle w:val="Nagwek2"/>
        <w:rPr>
          <w:ins w:id="718" w:author="Okot" w:date="2019-03-30T17:06:00Z"/>
        </w:rPr>
        <w:pPrChange w:id="719" w:author="Okot" w:date="2019-03-28T17:34:00Z">
          <w:pPr>
            <w:ind w:firstLine="0"/>
            <w:jc w:val="left"/>
          </w:pPr>
        </w:pPrChange>
      </w:pPr>
      <w:ins w:id="720" w:author="Okot" w:date="2019-03-28T17:34:00Z">
        <w:r>
          <w:t>2.1.3.3. Węglowodany</w:t>
        </w:r>
      </w:ins>
      <w:ins w:id="721" w:author="Okot" w:date="2019-03-30T19:41:00Z">
        <w:r w:rsidR="00B66E9E">
          <w:t xml:space="preserve"> [10,11,12]</w:t>
        </w:r>
      </w:ins>
    </w:p>
    <w:p w:rsidR="0070269B" w:rsidRDefault="0070269B">
      <w:pPr>
        <w:rPr>
          <w:ins w:id="722" w:author="Okot" w:date="2019-03-30T17:06:00Z"/>
        </w:rPr>
        <w:pPrChange w:id="723" w:author="Okot" w:date="2019-03-30T17:06:00Z">
          <w:pPr>
            <w:ind w:firstLine="0"/>
            <w:jc w:val="left"/>
          </w:pPr>
        </w:pPrChange>
      </w:pPr>
    </w:p>
    <w:p w:rsidR="0039042B" w:rsidRDefault="0070269B">
      <w:pPr>
        <w:rPr>
          <w:ins w:id="724" w:author="Okot" w:date="2019-03-30T18:21:00Z"/>
        </w:rPr>
        <w:pPrChange w:id="725" w:author="Okot" w:date="2019-03-30T17:06:00Z">
          <w:pPr>
            <w:ind w:firstLine="0"/>
            <w:jc w:val="left"/>
          </w:pPr>
        </w:pPrChange>
      </w:pPr>
      <w:ins w:id="726" w:author="Okot" w:date="2019-03-30T17:06:00Z">
        <w:r>
          <w:lastRenderedPageBreak/>
          <w:t>Węglowodany są pods</w:t>
        </w:r>
        <w:r w:rsidR="0039042B">
          <w:t>tawowym źródłem energii dla</w:t>
        </w:r>
        <w:r>
          <w:t xml:space="preserve"> człowieka. </w:t>
        </w:r>
      </w:ins>
      <w:ins w:id="727" w:author="Okot" w:date="2019-03-30T17:39:00Z">
        <w:r w:rsidR="001C4B6E">
          <w:t xml:space="preserve">Potocznie nazywa się je cukrami, co stanowi uproszczenie, ponieważ węglowodany są budulcem cząsteczek cukrów. </w:t>
        </w:r>
      </w:ins>
      <w:ins w:id="728" w:author="Okot" w:date="2019-03-30T17:38:00Z">
        <w:r w:rsidR="001C4B6E">
          <w:t>Rozróżniamy</w:t>
        </w:r>
      </w:ins>
      <w:ins w:id="729" w:author="Okot" w:date="2019-03-30T17:08:00Z">
        <w:r>
          <w:t xml:space="preserve"> cukry proste i złożone, które powstają z cząsteczek tych pierwszych połączonych wiązaniami glikozydowymi.</w:t>
        </w:r>
      </w:ins>
      <w:ins w:id="730" w:author="Okot" w:date="2019-03-30T17:12:00Z">
        <w:r>
          <w:t xml:space="preserve"> </w:t>
        </w:r>
      </w:ins>
    </w:p>
    <w:p w:rsidR="001A43F6" w:rsidRDefault="0070269B">
      <w:pPr>
        <w:rPr>
          <w:ins w:id="731" w:author="Okot" w:date="2019-03-30T20:18:00Z"/>
        </w:rPr>
        <w:pPrChange w:id="732" w:author="Okot" w:date="2019-03-30T17:06:00Z">
          <w:pPr>
            <w:ind w:firstLine="0"/>
            <w:jc w:val="left"/>
          </w:pPr>
        </w:pPrChange>
      </w:pPr>
      <w:ins w:id="733" w:author="Okot" w:date="2019-03-30T17:12:00Z">
        <w:r>
          <w:t>W naturze rzadko występują monocukry</w:t>
        </w:r>
      </w:ins>
      <w:ins w:id="734" w:author="Okot" w:date="2019-03-30T18:15:00Z">
        <w:r w:rsidR="0039042B">
          <w:t>,</w:t>
        </w:r>
      </w:ins>
      <w:ins w:id="735" w:author="Okot" w:date="2019-03-30T17:12:00Z">
        <w:r>
          <w:t xml:space="preserve"> a </w:t>
        </w:r>
        <w:r w:rsidR="0039042B">
          <w:t xml:space="preserve">w diecie </w:t>
        </w:r>
      </w:ins>
      <w:ins w:id="736" w:author="Okot" w:date="2019-03-30T18:18:00Z">
        <w:r w:rsidR="0039042B">
          <w:t>można się zetknąć z</w:t>
        </w:r>
      </w:ins>
      <w:ins w:id="737" w:author="Okot" w:date="2019-03-30T17:12:00Z">
        <w:r w:rsidR="0039042B">
          <w:t xml:space="preserve"> fruktozą</w:t>
        </w:r>
        <w:r>
          <w:t xml:space="preserve"> (cukier znajdujący się w owocach) i glukoz</w:t>
        </w:r>
      </w:ins>
      <w:ins w:id="738" w:author="Okot" w:date="2019-03-30T18:19:00Z">
        <w:r w:rsidR="0039042B">
          <w:t>ą</w:t>
        </w:r>
      </w:ins>
      <w:ins w:id="739" w:author="Okot" w:date="2019-03-30T18:18:00Z">
        <w:r w:rsidR="0039042B">
          <w:t xml:space="preserve"> (obecną we </w:t>
        </w:r>
      </w:ins>
      <w:ins w:id="740" w:author="Okot" w:date="2019-03-30T18:20:00Z">
        <w:r w:rsidR="0039042B">
          <w:t>krwi) i</w:t>
        </w:r>
      </w:ins>
      <w:ins w:id="741" w:author="Okot" w:date="2019-03-30T18:19:00Z">
        <w:r w:rsidR="0039042B">
          <w:t xml:space="preserve"> galaktozą (zawartą </w:t>
        </w:r>
      </w:ins>
      <w:ins w:id="742" w:author="Okot" w:date="2019-03-30T18:20:00Z">
        <w:r w:rsidR="0039042B">
          <w:t>m.in. w</w:t>
        </w:r>
      </w:ins>
      <w:ins w:id="743" w:author="Okot" w:date="2019-03-30T18:19:00Z">
        <w:r w:rsidR="0039042B">
          <w:t xml:space="preserve"> miodzie)</w:t>
        </w:r>
      </w:ins>
      <w:ins w:id="744" w:author="Okot" w:date="2019-03-30T17:12:00Z">
        <w:r>
          <w:t>.</w:t>
        </w:r>
      </w:ins>
      <w:ins w:id="745" w:author="Okot" w:date="2019-03-30T18:21:00Z">
        <w:r w:rsidR="0039042B">
          <w:t xml:space="preserve"> Szeroko rozpowszechnione w pożywieniu są za to dwucukry: sacharoza (</w:t>
        </w:r>
      </w:ins>
      <w:ins w:id="746" w:author="Okot" w:date="2019-03-30T21:11:00Z">
        <w:r w:rsidR="00B8484D">
          <w:t>popularny</w:t>
        </w:r>
      </w:ins>
      <w:ins w:id="747" w:author="Okot" w:date="2019-03-30T18:21:00Z">
        <w:r w:rsidR="0039042B">
          <w:t xml:space="preserve"> </w:t>
        </w:r>
      </w:ins>
      <w:ins w:id="748" w:author="Okot" w:date="2019-03-30T18:22:00Z">
        <w:r w:rsidR="0039042B">
          <w:t>biały</w:t>
        </w:r>
      </w:ins>
      <w:ins w:id="749" w:author="Okot" w:date="2019-03-30T18:21:00Z">
        <w:r w:rsidR="0039042B">
          <w:t xml:space="preserve"> cukier)</w:t>
        </w:r>
      </w:ins>
      <w:ins w:id="750" w:author="Okot" w:date="2019-03-30T18:22:00Z">
        <w:r w:rsidR="0039042B">
          <w:t xml:space="preserve"> czy laktoza (</w:t>
        </w:r>
      </w:ins>
      <w:ins w:id="751" w:author="Okot" w:date="2019-03-30T18:23:00Z">
        <w:r w:rsidR="0039042B">
          <w:t>obecna</w:t>
        </w:r>
      </w:ins>
      <w:ins w:id="752" w:author="Okot" w:date="2019-03-30T18:22:00Z">
        <w:r w:rsidR="0039042B">
          <w:t xml:space="preserve"> w mleku). </w:t>
        </w:r>
      </w:ins>
      <w:ins w:id="753" w:author="Okot" w:date="2019-03-30T18:23:00Z">
        <w:r w:rsidR="008C09DF">
          <w:t xml:space="preserve">Węglowodany </w:t>
        </w:r>
      </w:ins>
      <w:ins w:id="754" w:author="Okot" w:date="2019-03-30T18:24:00Z">
        <w:r w:rsidR="008C09DF">
          <w:t>złożone</w:t>
        </w:r>
        <w:r w:rsidR="00B8484D">
          <w:t>,</w:t>
        </w:r>
      </w:ins>
      <w:ins w:id="755" w:author="Okot" w:date="2019-03-30T21:11:00Z">
        <w:r w:rsidR="00B8484D">
          <w:t xml:space="preserve"> </w:t>
        </w:r>
      </w:ins>
      <w:ins w:id="756" w:author="Okot" w:date="2019-03-30T18:24:00Z">
        <w:r w:rsidR="008C09DF">
          <w:t>czyli składające się z co naj</w:t>
        </w:r>
      </w:ins>
      <w:ins w:id="757" w:author="Okot" w:date="2019-03-30T18:25:00Z">
        <w:r w:rsidR="00B8484D">
          <w:t>mniej trzech cząsteczek cukru,</w:t>
        </w:r>
      </w:ins>
      <w:ins w:id="758" w:author="Okot" w:date="2019-03-30T18:23:00Z">
        <w:r w:rsidR="008C09DF">
          <w:t xml:space="preserve"> </w:t>
        </w:r>
      </w:ins>
      <w:ins w:id="759" w:author="Okot" w:date="2019-03-30T18:24:00Z">
        <w:r w:rsidR="008C09DF">
          <w:t xml:space="preserve">są </w:t>
        </w:r>
      </w:ins>
      <w:ins w:id="760" w:author="Okot" w:date="2019-03-30T18:25:00Z">
        <w:r w:rsidR="008C09DF">
          <w:t>s</w:t>
        </w:r>
      </w:ins>
      <w:ins w:id="761" w:author="Okot" w:date="2019-03-30T17:40:00Z">
        <w:r w:rsidR="008C09DF">
          <w:t>zczególnie istotne</w:t>
        </w:r>
      </w:ins>
      <w:ins w:id="762" w:author="Okot" w:date="2019-03-30T17:13:00Z">
        <w:r>
          <w:t xml:space="preserve"> z dietetycznego punkt</w:t>
        </w:r>
      </w:ins>
      <w:ins w:id="763" w:author="Okot" w:date="2019-03-30T18:25:00Z">
        <w:r w:rsidR="008C09DF">
          <w:t>u</w:t>
        </w:r>
      </w:ins>
      <w:ins w:id="764" w:author="Okot" w:date="2019-03-30T17:13:00Z">
        <w:r>
          <w:t xml:space="preserve"> wid</w:t>
        </w:r>
        <w:r w:rsidR="008C09DF">
          <w:t>zenia</w:t>
        </w:r>
      </w:ins>
      <w:ins w:id="765" w:author="Okot" w:date="2019-03-30T17:14:00Z">
        <w:r>
          <w:t>.</w:t>
        </w:r>
      </w:ins>
      <w:ins w:id="766" w:author="Okot" w:date="2019-03-30T18:25:00Z">
        <w:r w:rsidR="008C09DF">
          <w:t xml:space="preserve"> Z</w:t>
        </w:r>
      </w:ins>
      <w:ins w:id="767" w:author="Okot" w:date="2019-03-30T18:26:00Z">
        <w:r w:rsidR="008C09DF">
          <w:t xml:space="preserve">aliczamy do nich błonnik i skrobię. </w:t>
        </w:r>
      </w:ins>
    </w:p>
    <w:p w:rsidR="001A43F6" w:rsidRDefault="002F7087">
      <w:pPr>
        <w:rPr>
          <w:ins w:id="768" w:author="Okot" w:date="2019-03-30T20:18:00Z"/>
        </w:rPr>
        <w:pPrChange w:id="769" w:author="Okot" w:date="2019-03-30T17:06:00Z">
          <w:pPr>
            <w:ind w:firstLine="0"/>
            <w:jc w:val="left"/>
          </w:pPr>
        </w:pPrChange>
      </w:pPr>
      <w:ins w:id="770" w:author="Okot" w:date="2019-03-30T17:19:00Z">
        <w:r>
          <w:t>Błonnik</w:t>
        </w:r>
      </w:ins>
      <w:ins w:id="771" w:author="Okot" w:date="2019-03-30T20:15:00Z">
        <w:r w:rsidR="001A43F6">
          <w:t>, który można znaleźć jedynie w produktach pochodzenia roślinnego,</w:t>
        </w:r>
      </w:ins>
      <w:ins w:id="772" w:author="Okot" w:date="2019-03-30T17:19:00Z">
        <w:r>
          <w:t xml:space="preserve"> redukuje ryzyko zaparć</w:t>
        </w:r>
      </w:ins>
      <w:ins w:id="773" w:author="Okot" w:date="2019-03-30T17:44:00Z">
        <w:r w:rsidR="00CD7C0F">
          <w:t xml:space="preserve"> wspomagając pracę jelit</w:t>
        </w:r>
      </w:ins>
      <w:ins w:id="774" w:author="Okot" w:date="2019-03-30T17:19:00Z">
        <w:r>
          <w:t xml:space="preserve">, </w:t>
        </w:r>
      </w:ins>
      <w:ins w:id="775" w:author="Okot" w:date="2019-03-30T20:27:00Z">
        <w:r w:rsidR="001B4EBC">
          <w:t xml:space="preserve">obniża ciśnienie, </w:t>
        </w:r>
      </w:ins>
      <w:ins w:id="776" w:author="Okot" w:date="2019-03-30T17:21:00Z">
        <w:r w:rsidR="00CD7C0F">
          <w:t>zmniejsza</w:t>
        </w:r>
      </w:ins>
      <w:ins w:id="777" w:author="Okot" w:date="2019-03-30T17:19:00Z">
        <w:r>
          <w:t xml:space="preserve"> poziom cholesterolu całkowitego i LDL, zapobiega otyłości</w:t>
        </w:r>
      </w:ins>
      <w:ins w:id="778" w:author="Okot" w:date="2019-03-30T17:20:00Z">
        <w:r>
          <w:t xml:space="preserve"> i insulinooporności</w:t>
        </w:r>
      </w:ins>
      <w:ins w:id="779" w:author="Okot" w:date="2019-03-30T17:19:00Z">
        <w:r w:rsidR="00CD7C0F">
          <w:t xml:space="preserve"> stabilizując</w:t>
        </w:r>
      </w:ins>
      <w:ins w:id="780" w:author="Okot" w:date="2019-03-30T17:21:00Z">
        <w:r>
          <w:t xml:space="preserve"> poziom glukozy we krwi po jedzeniu, </w:t>
        </w:r>
      </w:ins>
      <w:ins w:id="781" w:author="Okot" w:date="2019-03-30T17:44:00Z">
        <w:r w:rsidR="00CD7C0F">
          <w:t xml:space="preserve">a także </w:t>
        </w:r>
      </w:ins>
      <w:ins w:id="782" w:author="Okot" w:date="2019-03-30T17:21:00Z">
        <w:r>
          <w:t xml:space="preserve">sprzyja odchudzaniu </w:t>
        </w:r>
      </w:ins>
      <w:ins w:id="783" w:author="Okot" w:date="2019-03-30T17:22:00Z">
        <w:r>
          <w:t>wzmacniając</w:t>
        </w:r>
      </w:ins>
      <w:ins w:id="784" w:author="Okot" w:date="2019-03-30T17:21:00Z">
        <w:r>
          <w:t xml:space="preserve"> </w:t>
        </w:r>
      </w:ins>
      <w:ins w:id="785" w:author="Okot" w:date="2019-03-30T17:22:00Z">
        <w:r>
          <w:t>na dłużej uczucie sytości</w:t>
        </w:r>
      </w:ins>
      <w:ins w:id="786" w:author="Okot" w:date="2019-03-30T20:01:00Z">
        <w:r w:rsidR="001A0FE8">
          <w:t xml:space="preserve"> i zmniejszając apetyt</w:t>
        </w:r>
      </w:ins>
      <w:ins w:id="787" w:author="Okot" w:date="2019-03-30T17:22:00Z">
        <w:r>
          <w:t>.</w:t>
        </w:r>
      </w:ins>
      <w:ins w:id="788" w:author="Okot" w:date="2019-03-30T18:26:00Z">
        <w:r w:rsidR="008C09DF">
          <w:t xml:space="preserve"> </w:t>
        </w:r>
      </w:ins>
      <w:ins w:id="789" w:author="Okot" w:date="2019-03-30T19:59:00Z">
        <w:r w:rsidR="001A0FE8">
          <w:t xml:space="preserve">Jest substancją nietrawioną przez organizm ludzki, ale przechodzi przez cały układ pokarmowy zabierając ze sobą wiele szkodliwych związków. </w:t>
        </w:r>
      </w:ins>
      <w:ins w:id="790" w:author="Okot" w:date="2019-03-30T20:15:00Z">
        <w:r w:rsidR="001A43F6">
          <w:t>Jedno z najsłynniejszych badań poświęcony</w:t>
        </w:r>
      </w:ins>
      <w:ins w:id="791" w:author="Okot" w:date="2019-03-30T20:17:00Z">
        <w:r w:rsidR="001A43F6">
          <w:t>c</w:t>
        </w:r>
      </w:ins>
      <w:ins w:id="792" w:author="Okot" w:date="2019-03-30T20:15:00Z">
        <w:r w:rsidR="001A43F6">
          <w:t>h żywieniu</w:t>
        </w:r>
      </w:ins>
      <w:ins w:id="793" w:author="Okot" w:date="2019-03-30T20:44:00Z">
        <w:r w:rsidR="009B004F">
          <w:t xml:space="preserve"> i nowotworom</w:t>
        </w:r>
      </w:ins>
      <w:ins w:id="794" w:author="Okot" w:date="2019-03-30T20:16:00Z">
        <w:r w:rsidR="009B004F">
          <w:t xml:space="preserve"> EPIC</w:t>
        </w:r>
        <w:r w:rsidR="001A43F6">
          <w:t xml:space="preserve"> wykazało, że</w:t>
        </w:r>
      </w:ins>
      <w:ins w:id="795" w:author="Okot" w:date="2019-03-30T20:17:00Z">
        <w:r w:rsidR="001A43F6">
          <w:t xml:space="preserve"> spożywanie większych ilości błonnika w pożywieniu jest pozytywnie skorelowane ze zmniejszeniem ryzyka zachorowania na raka jeli</w:t>
        </w:r>
        <w:r w:rsidR="005D4A75">
          <w:t>ta grubego </w:t>
        </w:r>
        <w:r w:rsidR="001A43F6">
          <w:t>[8</w:t>
        </w:r>
      </w:ins>
      <w:ins w:id="796" w:author="Okot" w:date="2019-03-30T20:28:00Z">
        <w:r w:rsidR="001B4EBC">
          <w:t>,9</w:t>
        </w:r>
      </w:ins>
      <w:ins w:id="797" w:author="Okot" w:date="2019-03-30T20:17:00Z">
        <w:r w:rsidR="001A43F6">
          <w:t xml:space="preserve">]. </w:t>
        </w:r>
      </w:ins>
    </w:p>
    <w:p w:rsidR="008C09DF" w:rsidRDefault="008C09DF">
      <w:pPr>
        <w:rPr>
          <w:ins w:id="798" w:author="Okot" w:date="2019-03-30T18:29:00Z"/>
        </w:rPr>
        <w:pPrChange w:id="799" w:author="Okot" w:date="2019-03-30T17:06:00Z">
          <w:pPr>
            <w:ind w:firstLine="0"/>
            <w:jc w:val="left"/>
          </w:pPr>
        </w:pPrChange>
      </w:pPr>
      <w:ins w:id="800" w:author="Okot" w:date="2019-03-30T18:26:00Z">
        <w:r>
          <w:t>Skrobia jest wspaniałym źródłem energii, a jej szczególna odmiana, skrobia oporna, która nie ulega tr</w:t>
        </w:r>
        <w:r w:rsidR="001A0FE8">
          <w:t>awieniu, działa podobnie</w:t>
        </w:r>
        <w:r>
          <w:t xml:space="preserve"> jak błonnik.</w:t>
        </w:r>
      </w:ins>
    </w:p>
    <w:p w:rsidR="00B81B62" w:rsidRDefault="007E1661">
      <w:pPr>
        <w:rPr>
          <w:ins w:id="801" w:author="Okot" w:date="2019-03-30T18:44:00Z"/>
        </w:rPr>
        <w:pPrChange w:id="802" w:author="Okot" w:date="2019-03-30T17:06:00Z">
          <w:pPr>
            <w:ind w:firstLine="0"/>
            <w:jc w:val="left"/>
          </w:pPr>
        </w:pPrChange>
      </w:pPr>
      <w:ins w:id="803" w:author="Okot" w:date="2019-03-30T18:29:00Z">
        <w:r>
          <w:t xml:space="preserve">Funkcjonuje wiele mitów na temat węglowodanów sprzyjających popularności diet niskowęglowodanowych. Główny z nich mówi, że </w:t>
        </w:r>
      </w:ins>
      <w:ins w:id="804" w:author="Okot" w:date="2019-03-30T18:30:00Z">
        <w:r>
          <w:t>to właśnie ten makroskładnik tuczy.</w:t>
        </w:r>
        <w:r w:rsidR="001B72D1">
          <w:t xml:space="preserve"> J</w:t>
        </w:r>
      </w:ins>
      <w:ins w:id="805" w:author="Okot" w:date="2019-03-30T18:31:00Z">
        <w:r>
          <w:t>ak w każdym micie, jest w nim ziarno prawdy.</w:t>
        </w:r>
      </w:ins>
      <w:ins w:id="806" w:author="Okot" w:date="2019-03-30T18:33:00Z">
        <w:r w:rsidR="007600DA">
          <w:t xml:space="preserve"> </w:t>
        </w:r>
      </w:ins>
      <w:ins w:id="807" w:author="Okot" w:date="2019-03-30T18:34:00Z">
        <w:r w:rsidR="00062B6C">
          <w:t>I</w:t>
        </w:r>
      </w:ins>
      <w:ins w:id="808" w:author="Okot" w:date="2019-03-30T18:35:00Z">
        <w:r w:rsidR="00062B6C">
          <w:t>stnieje jeszcze jeden podział węglowodanów i tyczy się on głównie</w:t>
        </w:r>
      </w:ins>
      <w:ins w:id="809" w:author="Okot" w:date="2019-03-30T18:36:00Z">
        <w:r w:rsidR="00062B6C">
          <w:t xml:space="preserve"> tych pochodzenia</w:t>
        </w:r>
      </w:ins>
      <w:ins w:id="810" w:author="Okot" w:date="2019-03-30T19:55:00Z">
        <w:r w:rsidR="001B72D1">
          <w:t xml:space="preserve"> zbożowego</w:t>
        </w:r>
      </w:ins>
      <w:ins w:id="811" w:author="Okot" w:date="2019-03-30T18:35:00Z">
        <w:r w:rsidR="00062B6C">
          <w:t>.</w:t>
        </w:r>
      </w:ins>
      <w:ins w:id="812" w:author="Okot" w:date="2019-03-30T18:36:00Z">
        <w:r w:rsidR="00062B6C">
          <w:t xml:space="preserve"> Wyróżniamy </w:t>
        </w:r>
      </w:ins>
      <w:ins w:id="813" w:author="Okot" w:date="2019-03-30T18:37:00Z">
        <w:r w:rsidR="00062B6C">
          <w:t>węglowodany z</w:t>
        </w:r>
      </w:ins>
      <w:ins w:id="814" w:author="Okot" w:date="2019-03-30T18:36:00Z">
        <w:r w:rsidR="00062B6C">
          <w:t xml:space="preserve"> </w:t>
        </w:r>
      </w:ins>
      <w:ins w:id="815" w:author="Okot" w:date="2019-03-30T18:37:00Z">
        <w:r w:rsidR="00062B6C">
          <w:t xml:space="preserve">produktów </w:t>
        </w:r>
      </w:ins>
      <w:ins w:id="816" w:author="Okot" w:date="2019-03-30T18:35:00Z">
        <w:r w:rsidR="00062B6C">
          <w:t>rafinowanych i pełnoziarnistych</w:t>
        </w:r>
      </w:ins>
      <w:ins w:id="817" w:author="Okot" w:date="2019-03-30T18:38:00Z">
        <w:r w:rsidR="00062B6C">
          <w:t xml:space="preserve">. </w:t>
        </w:r>
      </w:ins>
      <w:ins w:id="818" w:author="Okot" w:date="2019-03-30T19:55:00Z">
        <w:r w:rsidR="001B72D1">
          <w:t>„</w:t>
        </w:r>
      </w:ins>
      <w:ins w:id="819" w:author="Okot" w:date="2019-03-30T18:38:00Z">
        <w:r w:rsidR="001B72D1">
          <w:t>Rafinowany</w:t>
        </w:r>
      </w:ins>
      <w:ins w:id="820" w:author="Okot" w:date="2019-03-30T19:55:00Z">
        <w:r w:rsidR="001B72D1">
          <w:t>”</w:t>
        </w:r>
      </w:ins>
      <w:ins w:id="821" w:author="Okot" w:date="2019-03-30T18:38:00Z">
        <w:r w:rsidR="00062B6C">
          <w:t xml:space="preserve"> oznacza</w:t>
        </w:r>
      </w:ins>
      <w:ins w:id="822" w:author="Okot" w:date="2019-03-30T18:39:00Z">
        <w:r w:rsidR="001B72D1">
          <w:t xml:space="preserve"> pochodzący</w:t>
        </w:r>
        <w:r w:rsidR="00062B6C">
          <w:t xml:space="preserve"> z ziarna</w:t>
        </w:r>
      </w:ins>
      <w:ins w:id="823" w:author="Okot" w:date="2019-03-30T18:38:00Z">
        <w:r w:rsidR="00062B6C">
          <w:t xml:space="preserve"> poddane</w:t>
        </w:r>
      </w:ins>
      <w:ins w:id="824" w:author="Okot" w:date="2019-03-30T18:39:00Z">
        <w:r w:rsidR="00062B6C">
          <w:t>go</w:t>
        </w:r>
      </w:ins>
      <w:ins w:id="825" w:author="Okot" w:date="2019-03-30T18:38:00Z">
        <w:r w:rsidR="00062B6C">
          <w:t xml:space="preserve"> intensywnej obróbce, oczyszc</w:t>
        </w:r>
      </w:ins>
      <w:ins w:id="826" w:author="Okot" w:date="2019-03-30T18:39:00Z">
        <w:r w:rsidR="00062B6C">
          <w:t>z</w:t>
        </w:r>
      </w:ins>
      <w:ins w:id="827" w:author="Okot" w:date="2019-03-30T18:38:00Z">
        <w:r w:rsidR="00062B6C">
          <w:t>aniu.</w:t>
        </w:r>
      </w:ins>
      <w:ins w:id="828" w:author="Okot" w:date="2019-03-30T18:39:00Z">
        <w:r w:rsidR="00062B6C">
          <w:t xml:space="preserve"> Niestety, nie chodzi o usuwanie substancji, które są szkodliwe, tylko zarodka i otrębów, które są źródłem wielu składników odżywczych.</w:t>
        </w:r>
      </w:ins>
      <w:ins w:id="829" w:author="Okot" w:date="2019-03-30T18:40:00Z">
        <w:r w:rsidR="00062B6C">
          <w:t xml:space="preserve"> </w:t>
        </w:r>
      </w:ins>
      <w:ins w:id="830" w:author="Okot" w:date="2019-03-30T18:41:00Z">
        <w:r w:rsidR="00062B6C">
          <w:t xml:space="preserve">Produkt </w:t>
        </w:r>
      </w:ins>
      <w:ins w:id="831" w:author="Okot" w:date="2019-03-30T18:40:00Z">
        <w:r w:rsidR="00062B6C">
          <w:t>pełnoziarnist</w:t>
        </w:r>
      </w:ins>
      <w:ins w:id="832" w:author="Okot" w:date="2019-03-30T18:42:00Z">
        <w:r w:rsidR="00062B6C">
          <w:t>y</w:t>
        </w:r>
      </w:ins>
      <w:ins w:id="833" w:author="Okot" w:date="2019-03-30T18:40:00Z">
        <w:r w:rsidR="001B72D1">
          <w:t>, chociaż</w:t>
        </w:r>
        <w:r w:rsidR="00062B6C">
          <w:t xml:space="preserve"> </w:t>
        </w:r>
      </w:ins>
      <w:ins w:id="834" w:author="Okot" w:date="2019-03-30T18:42:00Z">
        <w:r w:rsidR="001B72D1">
          <w:t>zawiera również</w:t>
        </w:r>
        <w:r w:rsidR="00062B6C">
          <w:t xml:space="preserve"> </w:t>
        </w:r>
      </w:ins>
      <w:ins w:id="835" w:author="Okot" w:date="2019-03-30T18:41:00Z">
        <w:r w:rsidR="00062B6C">
          <w:t>ziarno</w:t>
        </w:r>
      </w:ins>
      <w:ins w:id="836" w:author="Okot" w:date="2019-03-30T19:56:00Z">
        <w:r w:rsidR="001B72D1">
          <w:t xml:space="preserve"> obrobione (zazwyczaj</w:t>
        </w:r>
      </w:ins>
      <w:ins w:id="837" w:author="Okot" w:date="2019-03-30T18:41:00Z">
        <w:r w:rsidR="00062B6C">
          <w:t xml:space="preserve"> zmiażdżone lub </w:t>
        </w:r>
      </w:ins>
      <w:ins w:id="838" w:author="Okot" w:date="2019-03-30T18:43:00Z">
        <w:r w:rsidR="00062B6C">
          <w:t>zmielone</w:t>
        </w:r>
      </w:ins>
      <w:ins w:id="839" w:author="Okot" w:date="2019-03-30T19:56:00Z">
        <w:r w:rsidR="001B72D1">
          <w:t>)</w:t>
        </w:r>
      </w:ins>
      <w:ins w:id="840" w:author="Okot" w:date="2019-03-30T18:43:00Z">
        <w:r w:rsidR="001B72D1">
          <w:t xml:space="preserve">, ma w </w:t>
        </w:r>
      </w:ins>
      <w:ins w:id="841" w:author="Okot" w:date="2019-03-30T19:57:00Z">
        <w:r w:rsidR="001B72D1">
          <w:t>składzie</w:t>
        </w:r>
      </w:ins>
      <w:ins w:id="842" w:author="Okot" w:date="2019-03-30T18:43:00Z">
        <w:r w:rsidR="001B72D1">
          <w:t xml:space="preserve"> </w:t>
        </w:r>
      </w:ins>
      <w:ins w:id="843" w:author="Okot" w:date="2019-03-30T19:57:00Z">
        <w:r w:rsidR="001B72D1">
          <w:t>również</w:t>
        </w:r>
      </w:ins>
      <w:ins w:id="844" w:author="Okot" w:date="2019-03-30T18:42:00Z">
        <w:r w:rsidR="00062B6C">
          <w:t xml:space="preserve"> zarodki i otręby w takiej samej proporcji, w jakiej znajdowały się przed obróbką, d</w:t>
        </w:r>
      </w:ins>
      <w:ins w:id="845" w:author="Okot" w:date="2019-03-30T18:43:00Z">
        <w:r w:rsidR="00062B6C">
          <w:t xml:space="preserve">zięki czemu jest bogatym źródłem nie tylko węglowodanów złożonych, ale też białka, błonnika, witamin i </w:t>
        </w:r>
      </w:ins>
      <w:ins w:id="846" w:author="Okot" w:date="2019-03-30T18:44:00Z">
        <w:r w:rsidR="00062B6C">
          <w:t>składników</w:t>
        </w:r>
      </w:ins>
      <w:ins w:id="847" w:author="Okot" w:date="2019-03-30T18:43:00Z">
        <w:r w:rsidR="00062B6C">
          <w:t xml:space="preserve"> </w:t>
        </w:r>
      </w:ins>
      <w:ins w:id="848" w:author="Okot" w:date="2019-03-30T18:44:00Z">
        <w:r w:rsidR="00062B6C">
          <w:t>mineralnych.</w:t>
        </w:r>
      </w:ins>
    </w:p>
    <w:p w:rsidR="007E1661" w:rsidRPr="007F7379" w:rsidRDefault="00B81B62">
      <w:pPr>
        <w:rPr>
          <w:ins w:id="849" w:author="Okot" w:date="2019-03-30T20:04:00Z"/>
        </w:rPr>
        <w:pPrChange w:id="850" w:author="Okot" w:date="2019-03-30T17:06:00Z">
          <w:pPr>
            <w:ind w:firstLine="0"/>
            <w:jc w:val="left"/>
          </w:pPr>
        </w:pPrChange>
      </w:pPr>
      <w:ins w:id="851" w:author="Okot" w:date="2019-03-30T18:44:00Z">
        <w:r>
          <w:t>Dieta współczesnego człowieka składa się w duże</w:t>
        </w:r>
        <w:r w:rsidR="005D4A75">
          <w:t>j mierze z produkt</w:t>
        </w:r>
      </w:ins>
      <w:ins w:id="852" w:author="Okot" w:date="2019-03-30T21:12:00Z">
        <w:r w:rsidR="005D4A75">
          <w:t>ów</w:t>
        </w:r>
      </w:ins>
      <w:ins w:id="853" w:author="Okot" w:date="2019-03-30T18:44:00Z">
        <w:r w:rsidR="005D4A75">
          <w:t xml:space="preserve"> rafinowanych </w:t>
        </w:r>
        <w:r>
          <w:t>(białe pieczywo i inne wypieki oparte na</w:t>
        </w:r>
      </w:ins>
      <w:ins w:id="854" w:author="Okot" w:date="2019-03-30T18:45:00Z">
        <w:r>
          <w:t xml:space="preserve"> pszennej</w:t>
        </w:r>
      </w:ins>
      <w:ins w:id="855" w:author="Okot" w:date="2019-03-30T19:57:00Z">
        <w:r w:rsidR="005904BA">
          <w:t xml:space="preserve"> mące</w:t>
        </w:r>
      </w:ins>
      <w:ins w:id="856" w:author="Okot" w:date="2019-03-30T18:45:00Z">
        <w:r w:rsidR="007F7379">
          <w:t>) oraz wszechobecn</w:t>
        </w:r>
      </w:ins>
      <w:ins w:id="857" w:author="Okot" w:date="2019-03-31T14:27:00Z">
        <w:r w:rsidR="007F7379">
          <w:t>ego</w:t>
        </w:r>
      </w:ins>
      <w:ins w:id="858" w:author="Okot" w:date="2019-03-30T18:45:00Z">
        <w:r>
          <w:t xml:space="preserve"> </w:t>
        </w:r>
        <w:r>
          <w:lastRenderedPageBreak/>
          <w:t>cukru</w:t>
        </w:r>
      </w:ins>
      <w:ins w:id="859" w:author="Okot" w:date="2019-03-30T18:46:00Z">
        <w:r>
          <w:t xml:space="preserve"> (słodzone jogurty,</w:t>
        </w:r>
      </w:ins>
      <w:ins w:id="860" w:author="Okot" w:date="2019-03-30T18:47:00Z">
        <w:r>
          <w:t xml:space="preserve"> bułki,</w:t>
        </w:r>
      </w:ins>
      <w:ins w:id="861" w:author="Okot" w:date="2019-03-30T18:46:00Z">
        <w:r>
          <w:t xml:space="preserve"> batoniki, gotowe sosy, dania w puszce)</w:t>
        </w:r>
      </w:ins>
      <w:ins w:id="862" w:author="Okot" w:date="2019-03-30T18:45:00Z">
        <w:r>
          <w:t>.</w:t>
        </w:r>
      </w:ins>
      <w:ins w:id="863" w:author="Okot" w:date="2019-03-31T14:27:00Z">
        <w:r w:rsidR="007F7379">
          <w:t xml:space="preserve"> </w:t>
        </w:r>
      </w:ins>
      <w:ins w:id="864" w:author="Okot" w:date="2019-03-30T18:48:00Z">
        <w:r>
          <w:t>Jest to pożywienie często wysokokaloryczne, ale są to głównie tak zwane „puste kalorie”</w:t>
        </w:r>
        <w:r w:rsidR="009B004F">
          <w:t>, czyli</w:t>
        </w:r>
      </w:ins>
      <w:ins w:id="865" w:author="Okot" w:date="2019-03-30T20:39:00Z">
        <w:r w:rsidR="009B004F">
          <w:t xml:space="preserve"> </w:t>
        </w:r>
      </w:ins>
      <w:ins w:id="866" w:author="Okot" w:date="2019-03-30T18:48:00Z">
        <w:r w:rsidR="009B004F">
          <w:t>ubogie w substancje odżywcze, wypełniają</w:t>
        </w:r>
      </w:ins>
      <w:ins w:id="867" w:author="Okot" w:date="2019-03-30T20:42:00Z">
        <w:r w:rsidR="009B004F">
          <w:t>ce</w:t>
        </w:r>
      </w:ins>
      <w:ins w:id="868" w:author="Okot" w:date="2019-03-30T18:48:00Z">
        <w:r w:rsidR="009B004F">
          <w:t xml:space="preserve"> żołądek </w:t>
        </w:r>
      </w:ins>
      <w:ins w:id="869" w:author="Okot" w:date="2019-03-30T20:42:00Z">
        <w:r w:rsidR="009B004F">
          <w:t xml:space="preserve">jedynie </w:t>
        </w:r>
      </w:ins>
      <w:ins w:id="870" w:author="Okot" w:date="2019-03-30T18:48:00Z">
        <w:r w:rsidR="009B004F">
          <w:t>na chwilę,</w:t>
        </w:r>
      </w:ins>
      <w:ins w:id="871" w:author="Okot" w:date="2019-03-30T20:39:00Z">
        <w:r w:rsidR="009B004F">
          <w:t xml:space="preserve"> powodując krótkotrwały przyrost energii, ale</w:t>
        </w:r>
      </w:ins>
      <w:ins w:id="872" w:author="Okot" w:date="2019-03-30T18:48:00Z">
        <w:r w:rsidR="009B004F">
          <w:t xml:space="preserve"> nie dając </w:t>
        </w:r>
      </w:ins>
      <w:ins w:id="873" w:author="Okot" w:date="2019-03-30T20:38:00Z">
        <w:r w:rsidR="009B004F">
          <w:t>długotrwałego</w:t>
        </w:r>
      </w:ins>
      <w:ins w:id="874" w:author="Okot" w:date="2019-03-30T18:48:00Z">
        <w:r w:rsidR="009B004F">
          <w:t xml:space="preserve"> </w:t>
        </w:r>
      </w:ins>
      <w:ins w:id="875" w:author="Okot" w:date="2019-03-30T20:38:00Z">
        <w:r w:rsidR="009B004F">
          <w:t xml:space="preserve">uczucia sytości. </w:t>
        </w:r>
      </w:ins>
      <w:ins w:id="876" w:author="Okot" w:date="2019-03-31T14:28:00Z">
        <w:r w:rsidR="007F7379">
          <w:t xml:space="preserve">Dodatkową pułapką są też tak zwane „cukry dodane” (ang. </w:t>
        </w:r>
        <w:r w:rsidR="007F7379">
          <w:rPr>
            <w:i/>
          </w:rPr>
          <w:t>added sugars</w:t>
        </w:r>
        <w:r w:rsidR="007F7379">
          <w:t>). Są to</w:t>
        </w:r>
      </w:ins>
      <w:ins w:id="877" w:author="Okot" w:date="2019-03-31T14:30:00Z">
        <w:r w:rsidR="007F7379">
          <w:t xml:space="preserve"> nadprogramowe</w:t>
        </w:r>
      </w:ins>
      <w:ins w:id="878" w:author="Okot" w:date="2019-03-31T14:28:00Z">
        <w:r w:rsidR="007F7379">
          <w:t xml:space="preserve"> węglowodany dodawane do żywności w procesie jej </w:t>
        </w:r>
      </w:ins>
      <w:ins w:id="879" w:author="Okot" w:date="2019-03-31T14:32:00Z">
        <w:r w:rsidR="007F7379">
          <w:t>przygotowania pod</w:t>
        </w:r>
      </w:ins>
      <w:ins w:id="880" w:author="Okot" w:date="2019-03-31T14:30:00Z">
        <w:r w:rsidR="007F7379">
          <w:t xml:space="preserve"> postacią </w:t>
        </w:r>
      </w:ins>
      <w:ins w:id="881" w:author="Okot" w:date="2019-03-31T14:31:00Z">
        <w:r w:rsidR="007F7379">
          <w:t>m.in</w:t>
        </w:r>
      </w:ins>
      <w:ins w:id="882" w:author="Okot" w:date="2019-03-31T14:30:00Z">
        <w:r w:rsidR="007F7379">
          <w:t>.</w:t>
        </w:r>
      </w:ins>
      <w:ins w:id="883" w:author="Okot" w:date="2019-03-31T14:31:00Z">
        <w:r w:rsidR="007F7379">
          <w:t>: białego i brązowego cukru, syropów: kukurydzianego, klonowego, fruktozowego, z agawy, melasy różnego pochodzenia, maltozy, dekstrozy</w:t>
        </w:r>
      </w:ins>
      <w:ins w:id="884" w:author="Okot" w:date="2019-03-31T14:32:00Z">
        <w:r w:rsidR="007F7379">
          <w:t xml:space="preserve">. </w:t>
        </w:r>
      </w:ins>
      <w:ins w:id="885" w:author="Okot" w:date="2019-03-31T14:33:00Z">
        <w:r w:rsidR="007F7379">
          <w:t xml:space="preserve">Chcąc się ich wystrzegać należy uważnie czytać skład produktu na etykiecie. Chociaż w tabeli z wartością energetyczna często można spotkać się z zapisem </w:t>
        </w:r>
      </w:ins>
      <w:ins w:id="886" w:author="Okot" w:date="2019-03-31T14:34:00Z">
        <w:r w:rsidR="007F7379">
          <w:t>„węglowodany</w:t>
        </w:r>
      </w:ins>
      <w:ins w:id="887" w:author="Okot" w:date="2019-03-31T14:35:00Z">
        <w:r w:rsidR="007F7379">
          <w:t xml:space="preserve"> -</w:t>
        </w:r>
      </w:ins>
      <w:ins w:id="888" w:author="Okot" w:date="2019-03-31T14:34:00Z">
        <w:r w:rsidR="007F7379">
          <w:t xml:space="preserve"> </w:t>
        </w:r>
        <w:r w:rsidR="007F7379" w:rsidRPr="007F7379">
          <w:rPr>
            <w:i/>
            <w:rPrChange w:id="889" w:author="Okot" w:date="2019-03-31T14:35:00Z">
              <w:rPr/>
            </w:rPrChange>
          </w:rPr>
          <w:t>X</w:t>
        </w:r>
        <w:r w:rsidR="007F7379">
          <w:t> g w tym</w:t>
        </w:r>
      </w:ins>
      <w:ins w:id="890" w:author="Okot" w:date="2019-03-31T14:33:00Z">
        <w:r w:rsidR="007F7379">
          <w:t xml:space="preserve"> </w:t>
        </w:r>
      </w:ins>
      <w:ins w:id="891" w:author="Okot" w:date="2019-03-31T14:34:00Z">
        <w:r w:rsidR="007F7379">
          <w:t>cukry</w:t>
        </w:r>
      </w:ins>
      <w:ins w:id="892" w:author="Okot" w:date="2019-03-31T14:35:00Z">
        <w:r w:rsidR="007F7379">
          <w:t xml:space="preserve"> -</w:t>
        </w:r>
      </w:ins>
      <w:ins w:id="893" w:author="Okot" w:date="2019-03-31T14:34:00Z">
        <w:r w:rsidR="007F7379">
          <w:t xml:space="preserve"> </w:t>
        </w:r>
        <w:r w:rsidR="007F7379" w:rsidRPr="007F7379">
          <w:rPr>
            <w:i/>
            <w:rPrChange w:id="894" w:author="Okot" w:date="2019-03-31T14:35:00Z">
              <w:rPr/>
            </w:rPrChange>
          </w:rPr>
          <w:t>Y</w:t>
        </w:r>
        <w:r w:rsidR="007F7379">
          <w:t> g”</w:t>
        </w:r>
      </w:ins>
      <w:ins w:id="895" w:author="Okot" w:date="2019-03-31T14:35:00Z">
        <w:r w:rsidR="007F7379">
          <w:t xml:space="preserve">, to </w:t>
        </w:r>
        <w:r w:rsidR="007F7379">
          <w:rPr>
            <w:i/>
          </w:rPr>
          <w:t xml:space="preserve">Y </w:t>
        </w:r>
        <w:r w:rsidR="007F7379">
          <w:t xml:space="preserve">jest łączną sumą </w:t>
        </w:r>
      </w:ins>
      <w:ins w:id="896" w:author="Okot" w:date="2019-03-31T14:36:00Z">
        <w:r w:rsidR="00401432">
          <w:t xml:space="preserve">zawartości </w:t>
        </w:r>
      </w:ins>
      <w:ins w:id="897" w:author="Okot" w:date="2019-03-31T14:35:00Z">
        <w:r w:rsidR="007F7379">
          <w:t xml:space="preserve">cukrów: tych </w:t>
        </w:r>
      </w:ins>
      <w:ins w:id="898" w:author="Okot" w:date="2019-03-31T14:36:00Z">
        <w:r w:rsidR="007F7379">
          <w:t>występujących</w:t>
        </w:r>
      </w:ins>
      <w:ins w:id="899" w:author="Okot" w:date="2019-03-31T14:35:00Z">
        <w:r w:rsidR="007F7379">
          <w:t xml:space="preserve"> </w:t>
        </w:r>
      </w:ins>
      <w:ins w:id="900" w:author="Okot" w:date="2019-03-31T14:36:00Z">
        <w:r w:rsidR="00401432">
          <w:t>naturalnie produkcie</w:t>
        </w:r>
        <w:r w:rsidR="007F7379">
          <w:t xml:space="preserve"> i dodanych.</w:t>
        </w:r>
      </w:ins>
    </w:p>
    <w:p w:rsidR="001A0FE8" w:rsidRDefault="002F7087">
      <w:pPr>
        <w:rPr>
          <w:ins w:id="901" w:author="Okot" w:date="2019-03-30T20:07:00Z"/>
        </w:rPr>
        <w:pPrChange w:id="902" w:author="Okot" w:date="2019-03-30T17:06:00Z">
          <w:pPr>
            <w:ind w:firstLine="0"/>
            <w:jc w:val="left"/>
          </w:pPr>
        </w:pPrChange>
      </w:pPr>
      <w:ins w:id="903" w:author="Okot" w:date="2019-03-30T17:22:00Z">
        <w:r>
          <w:t xml:space="preserve">Ponieważ węglowodany są głównym źródłem zasilania </w:t>
        </w:r>
      </w:ins>
      <w:ins w:id="904" w:author="Okot" w:date="2019-03-30T17:23:00Z">
        <w:r>
          <w:t>ludzkiego</w:t>
        </w:r>
      </w:ins>
      <w:ins w:id="905" w:author="Okot" w:date="2019-03-30T17:22:00Z">
        <w:r>
          <w:t xml:space="preserve"> </w:t>
        </w:r>
      </w:ins>
      <w:ins w:id="906" w:author="Okot" w:date="2019-03-30T17:23:00Z">
        <w:r>
          <w:t xml:space="preserve">organizmu powinny stanowić podstawę diety. </w:t>
        </w:r>
      </w:ins>
      <w:ins w:id="907" w:author="Okot" w:date="2019-03-30T17:40:00Z">
        <w:r w:rsidR="001C4B6E">
          <w:t>Jak wspominano wcześniej, organizm w razie potrzeby jest w stanie czerpać energię z tłuszczu lub biał</w:t>
        </w:r>
      </w:ins>
      <w:ins w:id="908" w:author="Okot" w:date="2019-03-30T18:54:00Z">
        <w:r w:rsidR="00582840">
          <w:t>k</w:t>
        </w:r>
      </w:ins>
      <w:ins w:id="909" w:author="Okot" w:date="2019-03-30T17:41:00Z">
        <w:r w:rsidR="001C4B6E">
          <w:t>a, ale jedynie węglowodany</w:t>
        </w:r>
      </w:ins>
      <w:ins w:id="910" w:author="Okot" w:date="2019-03-31T14:38:00Z">
        <w:r w:rsidR="005D7BA0">
          <w:t>, a dokładniej glukoza,</w:t>
        </w:r>
      </w:ins>
      <w:ins w:id="911" w:author="Okot" w:date="2019-03-30T17:41:00Z">
        <w:r w:rsidR="001C4B6E">
          <w:t xml:space="preserve"> są wykorzystywane przez mózg. Dlatego stosowanie przez dłuższy czas diety niskowęglowodanowej </w:t>
        </w:r>
      </w:ins>
      <w:ins w:id="912" w:author="Okot" w:date="2019-03-30T18:54:00Z">
        <w:r w:rsidR="00582840">
          <w:t xml:space="preserve">jest </w:t>
        </w:r>
      </w:ins>
      <w:ins w:id="913" w:author="Okot" w:date="2019-03-30T17:41:00Z">
        <w:r w:rsidR="001C4B6E">
          <w:t>niebezpieczne.</w:t>
        </w:r>
      </w:ins>
      <w:ins w:id="914" w:author="Okot" w:date="2019-03-30T20:06:00Z">
        <w:r w:rsidR="001A0FE8">
          <w:t xml:space="preserve"> Wystarczy zresztą przyjrzeć się skutkom jednej z popularniejszych diet niskowęglowodanowych </w:t>
        </w:r>
      </w:ins>
      <w:ins w:id="915" w:author="Okot" w:date="2019-03-30T20:07:00Z">
        <w:r w:rsidR="001A0FE8">
          <w:t>–</w:t>
        </w:r>
      </w:ins>
      <w:ins w:id="916" w:author="Okot" w:date="2019-03-30T20:06:00Z">
        <w:r w:rsidR="00616BEB">
          <w:t xml:space="preserve"> diety</w:t>
        </w:r>
        <w:r w:rsidR="001A0FE8">
          <w:t xml:space="preserve"> </w:t>
        </w:r>
      </w:ins>
      <w:ins w:id="917" w:author="Okot" w:date="2019-03-30T20:07:00Z">
        <w:r w:rsidR="001A0FE8">
          <w:t>Atkinsa. Według sporządzonego na zlecenie Atkins Center for Complementary Medicine badania</w:t>
        </w:r>
      </w:ins>
      <w:ins w:id="918" w:author="Okot" w:date="2019-03-30T20:08:00Z">
        <w:r w:rsidR="001A0FE8">
          <w:t xml:space="preserve"> dieta była skuteczna – pacjenci chudli średnio 9</w:t>
        </w:r>
        <w:r w:rsidR="00A66E93">
          <w:t> </w:t>
        </w:r>
        <w:r w:rsidR="001A0FE8">
          <w:t>kg</w:t>
        </w:r>
      </w:ins>
      <w:ins w:id="919" w:author="Okot" w:date="2019-03-30T21:12:00Z">
        <w:r w:rsidR="00A66E93">
          <w:t> </w:t>
        </w:r>
      </w:ins>
      <w:ins w:id="920" w:author="Okot" w:date="2019-03-30T20:08:00Z">
        <w:r w:rsidR="001A0FE8">
          <w:t xml:space="preserve">miesięcznie. </w:t>
        </w:r>
      </w:ins>
      <w:ins w:id="921" w:author="Okot" w:date="2019-03-30T20:09:00Z">
        <w:r w:rsidR="001A0FE8">
          <w:t>Skarżyli się jednak na takie skutki uboczne jak: zaparcia, nieprzyjemny oddech, bóle głowy, utrata włosów</w:t>
        </w:r>
      </w:ins>
      <w:ins w:id="922" w:author="Okot" w:date="2019-03-30T20:10:00Z">
        <w:r w:rsidR="004A2665">
          <w:t xml:space="preserve">. Inne, australijskie badanie ostrzegało przed </w:t>
        </w:r>
      </w:ins>
      <w:ins w:id="923" w:author="Okot" w:date="2019-03-30T20:11:00Z">
        <w:r w:rsidR="004A2665">
          <w:t xml:space="preserve">m.in. przed </w:t>
        </w:r>
      </w:ins>
      <w:ins w:id="924" w:author="Okot" w:date="2019-03-30T20:10:00Z">
        <w:r w:rsidR="004A2665">
          <w:t>arytmią, osteoporozą, uszkodzeniem nerek</w:t>
        </w:r>
      </w:ins>
      <w:ins w:id="925" w:author="Okot" w:date="2019-03-30T20:11:00Z">
        <w:r w:rsidR="004A2665">
          <w:t xml:space="preserve">. Sam Atkins przyznał, że niektórzy jego </w:t>
        </w:r>
        <w:r w:rsidR="00A66E93">
          <w:t>pacjenci muszą zażywać nawet 30 </w:t>
        </w:r>
        <w:r w:rsidR="004A2665">
          <w:t>tabletek dziennie z witaminami i suplementami</w:t>
        </w:r>
      </w:ins>
      <w:ins w:id="926" w:author="Okot" w:date="2019-03-30T21:13:00Z">
        <w:r w:rsidR="00A66E93">
          <w:t> </w:t>
        </w:r>
      </w:ins>
      <w:ins w:id="927" w:author="Okot" w:date="2019-03-30T20:13:00Z">
        <w:r w:rsidR="004A2665">
          <w:t xml:space="preserve">[8] – taka sytuacja nie ma prawa mieć miejsca przy prawidłowo zbilansowanej diecie. </w:t>
        </w:r>
      </w:ins>
    </w:p>
    <w:p w:rsidR="002F7087" w:rsidRDefault="004A2665">
      <w:pPr>
        <w:rPr>
          <w:ins w:id="928" w:author="Okot" w:date="2019-03-30T17:11:00Z"/>
        </w:rPr>
        <w:pPrChange w:id="929" w:author="Okot" w:date="2019-03-30T17:06:00Z">
          <w:pPr>
            <w:ind w:firstLine="0"/>
            <w:jc w:val="left"/>
          </w:pPr>
        </w:pPrChange>
      </w:pPr>
      <w:ins w:id="930" w:author="Okot" w:date="2019-03-30T17:43:00Z">
        <w:r>
          <w:t xml:space="preserve"> Chcąc uniknąć nadmiernego przybierania na wadze,</w:t>
        </w:r>
        <w:r w:rsidR="001C4B6E">
          <w:t xml:space="preserve"> n</w:t>
        </w:r>
      </w:ins>
      <w:ins w:id="931" w:author="Okot" w:date="2019-03-30T17:23:00Z">
        <w:r w:rsidR="002F7087">
          <w:t xml:space="preserve">ależy jedynie pilnować, żeby </w:t>
        </w:r>
      </w:ins>
      <w:ins w:id="932" w:author="Okot" w:date="2019-03-30T17:24:00Z">
        <w:r w:rsidR="002F7087">
          <w:t xml:space="preserve">spożywane </w:t>
        </w:r>
      </w:ins>
      <w:ins w:id="933" w:author="Okot" w:date="2019-03-30T17:23:00Z">
        <w:r w:rsidR="002F7087">
          <w:t>produkty</w:t>
        </w:r>
      </w:ins>
      <w:ins w:id="934" w:author="Okot" w:date="2019-03-30T17:24:00Z">
        <w:r w:rsidR="002F7087">
          <w:t xml:space="preserve"> zawierały jak najwięcej naturalnie występujących cukrów, a</w:t>
        </w:r>
      </w:ins>
      <w:ins w:id="935" w:author="Okot" w:date="2019-03-30T17:25:00Z">
        <w:r w:rsidR="002F7087">
          <w:t xml:space="preserve"> </w:t>
        </w:r>
      </w:ins>
      <w:ins w:id="936" w:author="Okot" w:date="2019-03-30T17:24:00Z">
        <w:r w:rsidR="002F7087">
          <w:t>nie</w:t>
        </w:r>
      </w:ins>
      <w:ins w:id="937" w:author="Okot" w:date="2019-03-30T17:25:00Z">
        <w:r w:rsidR="002F7087">
          <w:t xml:space="preserve"> </w:t>
        </w:r>
        <w:r w:rsidR="008E15C5">
          <w:t>cukry dodane</w:t>
        </w:r>
      </w:ins>
      <w:ins w:id="938" w:author="Okot" w:date="2019-03-30T17:45:00Z">
        <w:r w:rsidR="00CD7C0F">
          <w:t>, przedkładać produkty nieprzetworzone nad rafinowane</w:t>
        </w:r>
      </w:ins>
      <w:ins w:id="939" w:author="Okot" w:date="2019-03-30T17:43:00Z">
        <w:r w:rsidR="001C4B6E">
          <w:t xml:space="preserve"> oraz zadbać o odpowiednią podaż błonnika</w:t>
        </w:r>
      </w:ins>
      <w:ins w:id="940" w:author="Okot" w:date="2019-03-30T17:26:00Z">
        <w:r w:rsidR="00990739">
          <w:t>.</w:t>
        </w:r>
      </w:ins>
      <w:ins w:id="941" w:author="Okot" w:date="2019-03-30T17:23:00Z">
        <w:r w:rsidR="002F7087">
          <w:t xml:space="preserve"> </w:t>
        </w:r>
      </w:ins>
    </w:p>
    <w:p w:rsidR="009B563A" w:rsidRDefault="009B563A">
      <w:pPr>
        <w:rPr>
          <w:ins w:id="942" w:author="Okot" w:date="2019-03-28T17:35:00Z"/>
        </w:rPr>
        <w:pPrChange w:id="943" w:author="Okot" w:date="2019-03-28T17:35:00Z">
          <w:pPr>
            <w:ind w:firstLine="0"/>
            <w:jc w:val="left"/>
          </w:pPr>
        </w:pPrChange>
      </w:pPr>
    </w:p>
    <w:p w:rsidR="009B563A" w:rsidRDefault="009B563A">
      <w:pPr>
        <w:pStyle w:val="Nagwek2"/>
        <w:rPr>
          <w:ins w:id="944" w:author="Okot" w:date="2019-03-28T17:35:00Z"/>
        </w:rPr>
        <w:pPrChange w:id="945" w:author="Okot" w:date="2019-03-28T17:35:00Z">
          <w:pPr>
            <w:ind w:firstLine="0"/>
            <w:jc w:val="left"/>
          </w:pPr>
        </w:pPrChange>
      </w:pPr>
      <w:ins w:id="946" w:author="Okot" w:date="2019-03-28T17:35:00Z">
        <w:r>
          <w:t>2.1.3.4. Zapotrzebowanie na makroskładniki</w:t>
        </w:r>
      </w:ins>
      <w:ins w:id="947" w:author="Okot" w:date="2019-03-30T19:41:00Z">
        <w:r w:rsidR="00B66E9E">
          <w:t xml:space="preserve"> [10,11,12]</w:t>
        </w:r>
      </w:ins>
    </w:p>
    <w:p w:rsidR="009B563A" w:rsidRDefault="009B563A">
      <w:pPr>
        <w:rPr>
          <w:ins w:id="948" w:author="Okot" w:date="2019-03-28T17:35:00Z"/>
        </w:rPr>
        <w:pPrChange w:id="949" w:author="Okot" w:date="2019-03-28T17:35:00Z">
          <w:pPr>
            <w:ind w:firstLine="0"/>
            <w:jc w:val="left"/>
          </w:pPr>
        </w:pPrChange>
      </w:pPr>
    </w:p>
    <w:p w:rsidR="009B563A" w:rsidRDefault="005D7BA0">
      <w:pPr>
        <w:rPr>
          <w:ins w:id="950" w:author="Okot" w:date="2019-03-28T23:37:00Z"/>
        </w:rPr>
        <w:pPrChange w:id="951" w:author="Okot" w:date="2019-03-28T17:35:00Z">
          <w:pPr>
            <w:ind w:firstLine="0"/>
            <w:jc w:val="left"/>
          </w:pPr>
        </w:pPrChange>
      </w:pPr>
      <w:ins w:id="952" w:author="Okot" w:date="2019-03-31T14:40:00Z">
        <w:r>
          <w:t xml:space="preserve">Punkty poświęcone poszczególnym makroskładnikom </w:t>
        </w:r>
      </w:ins>
      <w:ins w:id="953" w:author="Okot" w:date="2019-03-31T14:41:00Z">
        <w:r>
          <w:t>mówił</w:t>
        </w:r>
      </w:ins>
      <w:ins w:id="954" w:author="Okot" w:date="2019-03-31T14:40:00Z">
        <w:r>
          <w:t xml:space="preserve">y o ich roli w </w:t>
        </w:r>
      </w:ins>
      <w:ins w:id="955" w:author="Okot" w:date="2019-03-31T14:41:00Z">
        <w:r>
          <w:t>organizmie</w:t>
        </w:r>
      </w:ins>
      <w:ins w:id="956" w:author="Okot" w:date="2019-03-31T14:40:00Z">
        <w:r>
          <w:t>,</w:t>
        </w:r>
      </w:ins>
      <w:ins w:id="957" w:author="Okot" w:date="2019-03-31T14:41:00Z">
        <w:r>
          <w:t xml:space="preserve"> tłumacząc dlaczego człowiek potrzebuje wszystkich trzech w swojej diecie.</w:t>
        </w:r>
      </w:ins>
      <w:ins w:id="958" w:author="Okot" w:date="2019-03-28T17:50:00Z">
        <w:r w:rsidR="00A9664B">
          <w:t xml:space="preserve"> W niniejszym punkcie zostanie </w:t>
        </w:r>
        <w:r w:rsidR="005E2604">
          <w:t xml:space="preserve">przedstawione ile </w:t>
        </w:r>
        <w:r w:rsidR="00A9664B">
          <w:t>wynosi</w:t>
        </w:r>
      </w:ins>
      <w:ins w:id="959" w:author="Okot" w:date="2019-03-31T14:41:00Z">
        <w:r>
          <w:t xml:space="preserve"> zapotrzebowanie na poszczególne elementy</w:t>
        </w:r>
      </w:ins>
      <w:ins w:id="960" w:author="Okot" w:date="2019-03-28T17:50:00Z">
        <w:r w:rsidR="00A9664B">
          <w:t>.</w:t>
        </w:r>
      </w:ins>
    </w:p>
    <w:p w:rsidR="00C75CF5" w:rsidRDefault="00C75CF5">
      <w:pPr>
        <w:rPr>
          <w:ins w:id="961" w:author="Okot" w:date="2019-03-28T23:43:00Z"/>
        </w:rPr>
        <w:pPrChange w:id="962" w:author="Okot" w:date="2019-03-28T17:35:00Z">
          <w:pPr>
            <w:ind w:firstLine="0"/>
            <w:jc w:val="left"/>
          </w:pPr>
        </w:pPrChange>
      </w:pPr>
      <w:ins w:id="963" w:author="Okot" w:date="2019-03-28T23:37:00Z">
        <w:r>
          <w:lastRenderedPageBreak/>
          <w:t>Większość instytucji na świecie</w:t>
        </w:r>
      </w:ins>
      <w:ins w:id="964" w:author="Okot" w:date="2019-03-28T23:38:00Z">
        <w:r>
          <w:t xml:space="preserve"> </w:t>
        </w:r>
      </w:ins>
      <w:ins w:id="965" w:author="Okot" w:date="2019-03-28T23:37:00Z">
        <w:r>
          <w:t>zajmujących się żywnością i ż</w:t>
        </w:r>
      </w:ins>
      <w:ins w:id="966" w:author="Okot" w:date="2019-03-28T23:38:00Z">
        <w:r>
          <w:t xml:space="preserve">ywieniem ustala własne normy na spożycie składników odżywczych często bazując na badaniach prowadzonych na terenie kraju, w którym </w:t>
        </w:r>
      </w:ins>
      <w:ins w:id="967" w:author="Okot" w:date="2019-03-28T23:39:00Z">
        <w:r>
          <w:t>się</w:t>
        </w:r>
      </w:ins>
      <w:ins w:id="968" w:author="Okot" w:date="2019-03-28T23:38:00Z">
        <w:r>
          <w:t xml:space="preserve"> </w:t>
        </w:r>
      </w:ins>
      <w:ins w:id="969" w:author="Okot" w:date="2019-03-28T23:39:00Z">
        <w:r>
          <w:t xml:space="preserve">znajdują. Efekty tych ustaleń często </w:t>
        </w:r>
      </w:ins>
      <w:ins w:id="970" w:author="Okot" w:date="2019-03-28T23:40:00Z">
        <w:r>
          <w:t>się</w:t>
        </w:r>
      </w:ins>
      <w:ins w:id="971" w:author="Okot" w:date="2019-03-28T23:39:00Z">
        <w:r>
          <w:t xml:space="preserve"> </w:t>
        </w:r>
      </w:ins>
      <w:ins w:id="972" w:author="Okot" w:date="2019-03-28T23:40:00Z">
        <w:r>
          <w:t>pokrywają</w:t>
        </w:r>
      </w:ins>
      <w:ins w:id="973" w:author="Okot" w:date="2019-03-28T23:42:00Z">
        <w:r>
          <w:t xml:space="preserve"> albo niewiele różnią. </w:t>
        </w:r>
      </w:ins>
      <w:ins w:id="974" w:author="Okot" w:date="2019-03-28T23:40:00Z">
        <w:r>
          <w:t>Na przykład zalecane spożycia biał</w:t>
        </w:r>
      </w:ins>
      <w:ins w:id="975" w:author="Okot" w:date="2019-03-31T14:42:00Z">
        <w:r w:rsidR="00834FF1">
          <w:t>k</w:t>
        </w:r>
      </w:ins>
      <w:ins w:id="976" w:author="Okot" w:date="2019-03-28T23:40:00Z">
        <w:r>
          <w:t>a według ustaleń USDA i IŻŻ różni się</w:t>
        </w:r>
      </w:ins>
      <w:ins w:id="977" w:author="Okot" w:date="2019-03-28T23:42:00Z">
        <w:r>
          <w:t xml:space="preserve"> </w:t>
        </w:r>
      </w:ins>
      <w:ins w:id="978" w:author="Okot" w:date="2019-03-30T21:13:00Z">
        <w:r w:rsidR="00387236">
          <w:t xml:space="preserve">nieznacznie </w:t>
        </w:r>
      </w:ins>
      <w:ins w:id="979" w:author="Okot" w:date="2019-03-28T23:40:00Z">
        <w:r>
          <w:t>jedynie z</w:t>
        </w:r>
      </w:ins>
      <w:ins w:id="980" w:author="Okot" w:date="2019-03-28T23:41:00Z">
        <w:r>
          <w:t>aleceni</w:t>
        </w:r>
        <w:r w:rsidR="00387236">
          <w:t>ami dla młodzieży w wieku 14-15 </w:t>
        </w:r>
        <w:r>
          <w:t>lat</w:t>
        </w:r>
      </w:ins>
      <w:ins w:id="981" w:author="Okot" w:date="2019-03-30T15:42:00Z">
        <w:r w:rsidR="00387236">
          <w:t> </w:t>
        </w:r>
        <w:r w:rsidR="004E3892">
          <w:t>[</w:t>
        </w:r>
      </w:ins>
      <w:ins w:id="982" w:author="Okot" w:date="2019-03-30T15:43:00Z">
        <w:r w:rsidR="000F2B7A">
          <w:t>11</w:t>
        </w:r>
      </w:ins>
      <w:ins w:id="983" w:author="Okot" w:date="2019-03-30T15:42:00Z">
        <w:r w:rsidR="004E3892">
          <w:t>]</w:t>
        </w:r>
      </w:ins>
      <w:ins w:id="984" w:author="Okot" w:date="2019-03-28T23:42:00Z">
        <w:r>
          <w:t xml:space="preserve">. </w:t>
        </w:r>
      </w:ins>
    </w:p>
    <w:p w:rsidR="00C75CF5" w:rsidRDefault="00C75CF5">
      <w:pPr>
        <w:rPr>
          <w:ins w:id="985" w:author="Okot" w:date="2019-03-28T23:37:00Z"/>
        </w:rPr>
        <w:pPrChange w:id="986" w:author="Okot" w:date="2019-03-28T17:35:00Z">
          <w:pPr>
            <w:ind w:firstLine="0"/>
            <w:jc w:val="left"/>
          </w:pPr>
        </w:pPrChange>
      </w:pPr>
      <w:ins w:id="987" w:author="Okot" w:date="2019-03-28T23:42:00Z">
        <w:r>
          <w:t>W niniejszej pracy będą przytaczane</w:t>
        </w:r>
      </w:ins>
      <w:ins w:id="988" w:author="Okot" w:date="2019-03-28T23:44:00Z">
        <w:r w:rsidR="00132B76">
          <w:t xml:space="preserve"> w miarę możliwości</w:t>
        </w:r>
      </w:ins>
      <w:ins w:id="989" w:author="Okot" w:date="2019-03-28T23:42:00Z">
        <w:r>
          <w:t xml:space="preserve"> zalecenia polskiego </w:t>
        </w:r>
      </w:ins>
      <w:ins w:id="990" w:author="Okot" w:date="2019-03-28T23:44:00Z">
        <w:r w:rsidR="00132B76">
          <w:t>Instytutu</w:t>
        </w:r>
        <w:r>
          <w:t xml:space="preserve"> Żywności i Żywienia</w:t>
        </w:r>
        <w:r w:rsidR="00132B76">
          <w:t xml:space="preserve"> ze względu na to, że praca i jej produkt kierowane są do polskich odbiorców.</w:t>
        </w:r>
      </w:ins>
    </w:p>
    <w:p w:rsidR="00A9664B" w:rsidRDefault="00A9664B">
      <w:pPr>
        <w:rPr>
          <w:ins w:id="991" w:author="Okot" w:date="2019-03-28T17:44:00Z"/>
        </w:rPr>
        <w:pPrChange w:id="992" w:author="Okot" w:date="2019-03-28T17:35:00Z">
          <w:pPr>
            <w:ind w:firstLine="0"/>
            <w:jc w:val="left"/>
          </w:pPr>
        </w:pPrChange>
      </w:pPr>
    </w:p>
    <w:p w:rsidR="006A1FF6" w:rsidRDefault="00567A53">
      <w:pPr>
        <w:ind w:firstLine="0"/>
        <w:rPr>
          <w:ins w:id="993" w:author="Okot" w:date="2019-03-28T23:28:00Z"/>
        </w:rPr>
        <w:pPrChange w:id="994" w:author="Okot" w:date="2019-03-28T17:45:00Z">
          <w:pPr>
            <w:ind w:firstLine="0"/>
            <w:jc w:val="left"/>
          </w:pPr>
        </w:pPrChange>
      </w:pPr>
      <w:ins w:id="995" w:author="Okot" w:date="2019-03-28T17:45:00Z">
        <w:r>
          <w:t>Tabela 2.7</w:t>
        </w:r>
        <w:r w:rsidR="00A9664B">
          <w:t xml:space="preserve">. </w:t>
        </w:r>
      </w:ins>
    </w:p>
    <w:p w:rsidR="00A9664B" w:rsidRDefault="00DE1533">
      <w:pPr>
        <w:ind w:firstLine="0"/>
        <w:rPr>
          <w:ins w:id="996" w:author="Okot" w:date="2019-03-28T17:58:00Z"/>
        </w:rPr>
        <w:pPrChange w:id="997" w:author="Okot" w:date="2019-03-28T17:45:00Z">
          <w:pPr>
            <w:ind w:firstLine="0"/>
            <w:jc w:val="left"/>
          </w:pPr>
        </w:pPrChange>
      </w:pPr>
      <w:ins w:id="998" w:author="Okot" w:date="2019-03-28T17:45:00Z">
        <w:r>
          <w:t xml:space="preserve">Zalecane </w:t>
        </w:r>
      </w:ins>
      <w:ins w:id="999" w:author="Okot" w:date="2019-03-28T23:33:00Z">
        <w:r>
          <w:t>spożycie</w:t>
        </w:r>
      </w:ins>
      <w:ins w:id="1000" w:author="Okot" w:date="2019-03-28T17:45:00Z">
        <w:r>
          <w:t xml:space="preserve"> </w:t>
        </w:r>
      </w:ins>
      <w:ins w:id="1001" w:author="Okot" w:date="2019-03-28T23:33:00Z">
        <w:r>
          <w:t>białka wg IŻŻ</w:t>
        </w:r>
      </w:ins>
      <w:ins w:id="1002" w:author="Okot" w:date="2019-03-28T17:58:00Z">
        <w:r>
          <w:t xml:space="preserve"> [11</w:t>
        </w:r>
        <w:r w:rsidR="001648EA">
          <w:t>].</w:t>
        </w:r>
      </w:ins>
    </w:p>
    <w:tbl>
      <w:tblPr>
        <w:tblStyle w:val="Tabela-Siatka"/>
        <w:tblW w:w="0" w:type="auto"/>
        <w:tblLook w:val="04A0" w:firstRow="1" w:lastRow="0" w:firstColumn="1" w:lastColumn="0" w:noHBand="0" w:noVBand="1"/>
      </w:tblPr>
      <w:tblGrid>
        <w:gridCol w:w="4530"/>
        <w:gridCol w:w="4531"/>
      </w:tblGrid>
      <w:tr w:rsidR="001648EA" w:rsidTr="001648EA">
        <w:trPr>
          <w:ins w:id="1003" w:author="Okot" w:date="2019-03-28T17:59:00Z"/>
        </w:trPr>
        <w:tc>
          <w:tcPr>
            <w:tcW w:w="4530" w:type="dxa"/>
          </w:tcPr>
          <w:p w:rsidR="001648EA" w:rsidRPr="001648EA" w:rsidRDefault="001648EA">
            <w:pPr>
              <w:ind w:firstLine="0"/>
              <w:jc w:val="center"/>
              <w:rPr>
                <w:ins w:id="1004" w:author="Okot" w:date="2019-03-28T17:59:00Z"/>
                <w:b/>
                <w:rPrChange w:id="1005" w:author="Okot" w:date="2019-03-28T17:59:00Z">
                  <w:rPr>
                    <w:ins w:id="1006" w:author="Okot" w:date="2019-03-28T17:59:00Z"/>
                  </w:rPr>
                </w:rPrChange>
              </w:rPr>
              <w:pPrChange w:id="1007" w:author="Okot" w:date="2019-03-28T17:59:00Z">
                <w:pPr>
                  <w:ind w:firstLine="0"/>
                </w:pPr>
              </w:pPrChange>
            </w:pPr>
            <w:ins w:id="1008" w:author="Okot" w:date="2019-03-28T17:59:00Z">
              <w:r>
                <w:rPr>
                  <w:b/>
                </w:rPr>
                <w:t xml:space="preserve">Grupa </w:t>
              </w:r>
            </w:ins>
            <w:ins w:id="1009" w:author="Okot" w:date="2019-03-31T14:56:00Z">
              <w:r w:rsidR="001229B3">
                <w:rPr>
                  <w:b/>
                </w:rPr>
                <w:t>populacji</w:t>
              </w:r>
            </w:ins>
          </w:p>
        </w:tc>
        <w:tc>
          <w:tcPr>
            <w:tcW w:w="4531" w:type="dxa"/>
          </w:tcPr>
          <w:p w:rsidR="001648EA" w:rsidRPr="001648EA" w:rsidRDefault="001648EA">
            <w:pPr>
              <w:ind w:firstLine="0"/>
              <w:jc w:val="center"/>
              <w:rPr>
                <w:ins w:id="1010" w:author="Okot" w:date="2019-03-28T17:59:00Z"/>
                <w:b/>
                <w:rPrChange w:id="1011" w:author="Okot" w:date="2019-03-28T18:00:00Z">
                  <w:rPr>
                    <w:ins w:id="1012" w:author="Okot" w:date="2019-03-28T17:59:00Z"/>
                  </w:rPr>
                </w:rPrChange>
              </w:rPr>
              <w:pPrChange w:id="1013" w:author="Okot" w:date="2019-03-28T17:59:00Z">
                <w:pPr>
                  <w:ind w:firstLine="0"/>
                </w:pPr>
              </w:pPrChange>
            </w:pPr>
            <w:ins w:id="1014" w:author="Okot" w:date="2019-03-28T17:59:00Z">
              <w:r>
                <w:rPr>
                  <w:b/>
                </w:rPr>
                <w:t>Zapotrzebowanie</w:t>
              </w:r>
              <w:r w:rsidRPr="001648EA">
                <w:rPr>
                  <w:b/>
                  <w:rPrChange w:id="1015" w:author="Okot" w:date="2019-03-28T18:00:00Z">
                    <w:rPr/>
                  </w:rPrChange>
                </w:rPr>
                <w:t xml:space="preserve"> (g/kg.m.c./dz)</w:t>
              </w:r>
            </w:ins>
          </w:p>
        </w:tc>
      </w:tr>
      <w:tr w:rsidR="001648EA" w:rsidTr="001648EA">
        <w:trPr>
          <w:ins w:id="1016" w:author="Okot" w:date="2019-03-28T17:59:00Z"/>
        </w:trPr>
        <w:tc>
          <w:tcPr>
            <w:tcW w:w="4530" w:type="dxa"/>
          </w:tcPr>
          <w:p w:rsidR="001648EA" w:rsidRDefault="001648EA">
            <w:pPr>
              <w:ind w:firstLine="0"/>
              <w:jc w:val="center"/>
              <w:rPr>
                <w:ins w:id="1017" w:author="Okot" w:date="2019-03-28T17:59:00Z"/>
              </w:rPr>
              <w:pPrChange w:id="1018" w:author="Okot" w:date="2019-03-28T18:00:00Z">
                <w:pPr>
                  <w:ind w:firstLine="0"/>
                </w:pPr>
              </w:pPrChange>
            </w:pPr>
            <w:ins w:id="1019" w:author="Okot" w:date="2019-03-28T18:00:00Z">
              <w:r>
                <w:t>Wiek 1-3</w:t>
              </w:r>
            </w:ins>
            <w:ins w:id="1020" w:author="Okot" w:date="2019-03-31T14:57:00Z">
              <w:r w:rsidR="001229B3">
                <w:t xml:space="preserve"> lat</w:t>
              </w:r>
            </w:ins>
          </w:p>
        </w:tc>
        <w:tc>
          <w:tcPr>
            <w:tcW w:w="4531" w:type="dxa"/>
          </w:tcPr>
          <w:p w:rsidR="001648EA" w:rsidRDefault="001648EA">
            <w:pPr>
              <w:ind w:firstLine="0"/>
              <w:jc w:val="center"/>
              <w:rPr>
                <w:ins w:id="1021" w:author="Okot" w:date="2019-03-28T17:59:00Z"/>
              </w:rPr>
              <w:pPrChange w:id="1022" w:author="Okot" w:date="2019-03-28T18:00:00Z">
                <w:pPr>
                  <w:ind w:firstLine="0"/>
                </w:pPr>
              </w:pPrChange>
            </w:pPr>
            <w:ins w:id="1023" w:author="Okot" w:date="2019-03-28T18:00:00Z">
              <w:r>
                <w:t>1,05</w:t>
              </w:r>
            </w:ins>
          </w:p>
        </w:tc>
      </w:tr>
      <w:tr w:rsidR="001648EA" w:rsidTr="001648EA">
        <w:trPr>
          <w:ins w:id="1024" w:author="Okot" w:date="2019-03-28T17:59:00Z"/>
        </w:trPr>
        <w:tc>
          <w:tcPr>
            <w:tcW w:w="4530" w:type="dxa"/>
          </w:tcPr>
          <w:p w:rsidR="001648EA" w:rsidRDefault="00C75CF5">
            <w:pPr>
              <w:ind w:firstLine="0"/>
              <w:jc w:val="center"/>
              <w:rPr>
                <w:ins w:id="1025" w:author="Okot" w:date="2019-03-28T17:59:00Z"/>
              </w:rPr>
              <w:pPrChange w:id="1026" w:author="Okot" w:date="2019-03-28T18:00:00Z">
                <w:pPr>
                  <w:ind w:firstLine="0"/>
                </w:pPr>
              </w:pPrChange>
            </w:pPr>
            <w:ins w:id="1027" w:author="Okot" w:date="2019-03-28T18:00:00Z">
              <w:r>
                <w:t>Wiek 4-15</w:t>
              </w:r>
            </w:ins>
            <w:ins w:id="1028" w:author="Okot" w:date="2019-03-31T14:57:00Z">
              <w:r w:rsidR="001229B3">
                <w:t xml:space="preserve"> lat</w:t>
              </w:r>
            </w:ins>
          </w:p>
        </w:tc>
        <w:tc>
          <w:tcPr>
            <w:tcW w:w="4531" w:type="dxa"/>
          </w:tcPr>
          <w:p w:rsidR="001648EA" w:rsidRDefault="001648EA">
            <w:pPr>
              <w:ind w:firstLine="0"/>
              <w:jc w:val="center"/>
              <w:rPr>
                <w:ins w:id="1029" w:author="Okot" w:date="2019-03-28T17:59:00Z"/>
              </w:rPr>
              <w:pPrChange w:id="1030" w:author="Okot" w:date="2019-03-28T18:00:00Z">
                <w:pPr>
                  <w:ind w:firstLine="0"/>
                </w:pPr>
              </w:pPrChange>
            </w:pPr>
            <w:ins w:id="1031" w:author="Okot" w:date="2019-03-28T18:00:00Z">
              <w:r>
                <w:t>0,95</w:t>
              </w:r>
            </w:ins>
          </w:p>
        </w:tc>
      </w:tr>
      <w:tr w:rsidR="001648EA" w:rsidTr="001648EA">
        <w:trPr>
          <w:ins w:id="1032" w:author="Okot" w:date="2019-03-28T17:59:00Z"/>
        </w:trPr>
        <w:tc>
          <w:tcPr>
            <w:tcW w:w="4530" w:type="dxa"/>
          </w:tcPr>
          <w:p w:rsidR="001648EA" w:rsidRDefault="00C75CF5">
            <w:pPr>
              <w:ind w:firstLine="0"/>
              <w:jc w:val="center"/>
              <w:rPr>
                <w:ins w:id="1033" w:author="Okot" w:date="2019-03-28T17:59:00Z"/>
              </w:rPr>
              <w:pPrChange w:id="1034" w:author="Okot" w:date="2019-03-28T18:00:00Z">
                <w:pPr>
                  <w:ind w:firstLine="0"/>
                </w:pPr>
              </w:pPrChange>
            </w:pPr>
            <w:ins w:id="1035" w:author="Okot" w:date="2019-03-28T18:00:00Z">
              <w:r>
                <w:t>Wiek 16</w:t>
              </w:r>
              <w:r w:rsidR="001648EA">
                <w:t>-18</w:t>
              </w:r>
            </w:ins>
            <w:ins w:id="1036" w:author="Okot" w:date="2019-03-31T14:57:00Z">
              <w:r w:rsidR="001229B3">
                <w:t xml:space="preserve"> lat</w:t>
              </w:r>
            </w:ins>
          </w:p>
        </w:tc>
        <w:tc>
          <w:tcPr>
            <w:tcW w:w="4531" w:type="dxa"/>
          </w:tcPr>
          <w:p w:rsidR="001648EA" w:rsidRDefault="001648EA">
            <w:pPr>
              <w:ind w:firstLine="0"/>
              <w:jc w:val="center"/>
              <w:rPr>
                <w:ins w:id="1037" w:author="Okot" w:date="2019-03-28T17:59:00Z"/>
              </w:rPr>
              <w:pPrChange w:id="1038" w:author="Okot" w:date="2019-03-28T18:00:00Z">
                <w:pPr>
                  <w:ind w:firstLine="0"/>
                </w:pPr>
              </w:pPrChange>
            </w:pPr>
            <w:ins w:id="1039" w:author="Okot" w:date="2019-03-28T18:00:00Z">
              <w:r>
                <w:t>0,85</w:t>
              </w:r>
            </w:ins>
          </w:p>
        </w:tc>
      </w:tr>
      <w:tr w:rsidR="001648EA" w:rsidTr="001648EA">
        <w:trPr>
          <w:ins w:id="1040" w:author="Okot" w:date="2019-03-28T17:59:00Z"/>
        </w:trPr>
        <w:tc>
          <w:tcPr>
            <w:tcW w:w="4530" w:type="dxa"/>
          </w:tcPr>
          <w:p w:rsidR="001648EA" w:rsidRDefault="001648EA">
            <w:pPr>
              <w:ind w:firstLine="0"/>
              <w:jc w:val="center"/>
              <w:rPr>
                <w:ins w:id="1041" w:author="Okot" w:date="2019-03-28T17:59:00Z"/>
              </w:rPr>
              <w:pPrChange w:id="1042" w:author="Okot" w:date="2019-03-28T18:00:00Z">
                <w:pPr>
                  <w:ind w:firstLine="0"/>
                </w:pPr>
              </w:pPrChange>
            </w:pPr>
            <w:ins w:id="1043" w:author="Okot" w:date="2019-03-28T18:00:00Z">
              <w:r>
                <w:t xml:space="preserve">Dorośli </w:t>
              </w:r>
            </w:ins>
            <w:ins w:id="1044" w:author="Okot" w:date="2019-03-28T18:01:00Z">
              <w:r>
                <w:t>≥</w:t>
              </w:r>
            </w:ins>
            <w:ins w:id="1045" w:author="Okot" w:date="2019-03-28T18:00:00Z">
              <w:r>
                <w:t xml:space="preserve"> 19 lat</w:t>
              </w:r>
            </w:ins>
          </w:p>
        </w:tc>
        <w:tc>
          <w:tcPr>
            <w:tcW w:w="4531" w:type="dxa"/>
          </w:tcPr>
          <w:p w:rsidR="001648EA" w:rsidRDefault="001648EA">
            <w:pPr>
              <w:ind w:firstLine="0"/>
              <w:jc w:val="center"/>
              <w:rPr>
                <w:ins w:id="1046" w:author="Okot" w:date="2019-03-28T17:59:00Z"/>
              </w:rPr>
              <w:pPrChange w:id="1047" w:author="Okot" w:date="2019-03-28T18:01:00Z">
                <w:pPr>
                  <w:ind w:firstLine="0"/>
                </w:pPr>
              </w:pPrChange>
            </w:pPr>
            <w:ins w:id="1048" w:author="Okot" w:date="2019-03-28T18:01:00Z">
              <w:r>
                <w:t>0,8</w:t>
              </w:r>
            </w:ins>
          </w:p>
        </w:tc>
      </w:tr>
      <w:tr w:rsidR="001648EA" w:rsidTr="001648EA">
        <w:trPr>
          <w:ins w:id="1049" w:author="Okot" w:date="2019-03-28T18:01:00Z"/>
        </w:trPr>
        <w:tc>
          <w:tcPr>
            <w:tcW w:w="4530" w:type="dxa"/>
          </w:tcPr>
          <w:p w:rsidR="001648EA" w:rsidRDefault="001229B3" w:rsidP="00BE3C41">
            <w:pPr>
              <w:ind w:firstLine="0"/>
              <w:jc w:val="center"/>
              <w:rPr>
                <w:ins w:id="1050" w:author="Okot" w:date="2019-03-28T18:01:00Z"/>
              </w:rPr>
            </w:pPr>
            <w:ins w:id="1051" w:author="Okot" w:date="2019-03-31T14:59:00Z">
              <w:r>
                <w:t xml:space="preserve">Kobiety w </w:t>
              </w:r>
            </w:ins>
            <w:ins w:id="1052" w:author="Okot" w:date="2019-03-28T18:01:00Z">
              <w:r>
                <w:t>ciąży</w:t>
              </w:r>
            </w:ins>
          </w:p>
        </w:tc>
        <w:tc>
          <w:tcPr>
            <w:tcW w:w="4531" w:type="dxa"/>
          </w:tcPr>
          <w:p w:rsidR="001648EA" w:rsidRDefault="001648EA" w:rsidP="00BE3C41">
            <w:pPr>
              <w:ind w:firstLine="0"/>
              <w:jc w:val="center"/>
              <w:rPr>
                <w:ins w:id="1053" w:author="Okot" w:date="2019-03-28T18:01:00Z"/>
              </w:rPr>
            </w:pPr>
            <w:ins w:id="1054" w:author="Okot" w:date="2019-03-28T18:01:00Z">
              <w:r>
                <w:t>1,1</w:t>
              </w:r>
            </w:ins>
          </w:p>
        </w:tc>
      </w:tr>
      <w:tr w:rsidR="001648EA" w:rsidTr="001648EA">
        <w:trPr>
          <w:ins w:id="1055" w:author="Okot" w:date="2019-03-28T18:01:00Z"/>
        </w:trPr>
        <w:tc>
          <w:tcPr>
            <w:tcW w:w="4530" w:type="dxa"/>
          </w:tcPr>
          <w:p w:rsidR="001648EA" w:rsidRDefault="001229B3" w:rsidP="00BE3C41">
            <w:pPr>
              <w:ind w:firstLine="0"/>
              <w:jc w:val="center"/>
              <w:rPr>
                <w:ins w:id="1056" w:author="Okot" w:date="2019-03-28T18:01:00Z"/>
              </w:rPr>
            </w:pPr>
            <w:ins w:id="1057" w:author="Okot" w:date="2019-03-31T14:59:00Z">
              <w:r>
                <w:t xml:space="preserve">Kobiety w trakcie </w:t>
              </w:r>
            </w:ins>
            <w:ins w:id="1058" w:author="Okot" w:date="2019-03-28T18:01:00Z">
              <w:r>
                <w:t>laktacji</w:t>
              </w:r>
            </w:ins>
          </w:p>
        </w:tc>
        <w:tc>
          <w:tcPr>
            <w:tcW w:w="4531" w:type="dxa"/>
          </w:tcPr>
          <w:p w:rsidR="001648EA" w:rsidRDefault="001648EA" w:rsidP="00BE3C41">
            <w:pPr>
              <w:ind w:firstLine="0"/>
              <w:jc w:val="center"/>
              <w:rPr>
                <w:ins w:id="1059" w:author="Okot" w:date="2019-03-28T18:01:00Z"/>
              </w:rPr>
            </w:pPr>
            <w:ins w:id="1060" w:author="Okot" w:date="2019-03-28T18:01:00Z">
              <w:r>
                <w:t>1,3</w:t>
              </w:r>
            </w:ins>
          </w:p>
        </w:tc>
      </w:tr>
    </w:tbl>
    <w:p w:rsidR="00A9664B" w:rsidRDefault="00A9664B">
      <w:pPr>
        <w:ind w:firstLine="0"/>
        <w:rPr>
          <w:ins w:id="1061" w:author="Okot" w:date="2019-03-28T17:45:00Z"/>
        </w:rPr>
        <w:pPrChange w:id="1062" w:author="Okot" w:date="2019-03-28T17:45:00Z">
          <w:pPr>
            <w:ind w:firstLine="0"/>
            <w:jc w:val="left"/>
          </w:pPr>
        </w:pPrChange>
      </w:pPr>
    </w:p>
    <w:p w:rsidR="000F2B7A" w:rsidRDefault="000F2B7A">
      <w:pPr>
        <w:rPr>
          <w:ins w:id="1063" w:author="Okot" w:date="2019-03-30T15:45:00Z"/>
        </w:rPr>
        <w:pPrChange w:id="1064" w:author="Okot" w:date="2019-03-28T17:45:00Z">
          <w:pPr>
            <w:ind w:firstLine="0"/>
            <w:jc w:val="left"/>
          </w:pPr>
        </w:pPrChange>
      </w:pPr>
      <w:ins w:id="1065" w:author="Okot" w:date="2019-03-30T15:45:00Z">
        <w:r>
          <w:t>Jak łatwo można p</w:t>
        </w:r>
        <w:r w:rsidR="0010307F">
          <w:t>oliczyć osoba dorosła ważąca 60 kg potrzebuje spożywać 48 g </w:t>
        </w:r>
        <w:r>
          <w:t>białka</w:t>
        </w:r>
      </w:ins>
      <w:ins w:id="1066" w:author="Okot" w:date="2019-03-30T15:46:00Z">
        <w:r>
          <w:t xml:space="preserve"> dziennie</w:t>
        </w:r>
      </w:ins>
      <w:ins w:id="1067" w:author="Okot" w:date="2019-03-30T15:45:00Z">
        <w:r>
          <w:t>.</w:t>
        </w:r>
      </w:ins>
    </w:p>
    <w:p w:rsidR="00A9664B" w:rsidRDefault="00A9664B">
      <w:pPr>
        <w:rPr>
          <w:ins w:id="1068" w:author="Okot" w:date="2019-03-28T23:50:00Z"/>
        </w:rPr>
        <w:pPrChange w:id="1069" w:author="Okot" w:date="2019-03-28T17:45:00Z">
          <w:pPr>
            <w:ind w:firstLine="0"/>
            <w:jc w:val="left"/>
          </w:pPr>
        </w:pPrChange>
      </w:pPr>
      <w:ins w:id="1070" w:author="Okot" w:date="2019-03-28T17:45:00Z">
        <w:r>
          <w:t>Chociaż często mówi się, że białko ze względu na swoją rolę w rozwoju organizmu jest najważniejszym makroskładnikiem, nie oznacza to, że należy go spożywać najwięc</w:t>
        </w:r>
        <w:r w:rsidR="00741654">
          <w:t>ej ze wszystkich</w:t>
        </w:r>
        <w:r>
          <w:t xml:space="preserve">. </w:t>
        </w:r>
      </w:ins>
      <w:ins w:id="1071" w:author="Okot" w:date="2019-03-28T17:47:00Z">
        <w:r>
          <w:t xml:space="preserve">W zależności od źródła </w:t>
        </w:r>
      </w:ins>
      <w:ins w:id="1072" w:author="Okot" w:date="2019-03-28T17:48:00Z">
        <w:r>
          <w:t xml:space="preserve">można się dowiedzieć, że powinno ono stanowić 10-35% całkowitego dziennego spożycia kalorii (ustalenia Rady </w:t>
        </w:r>
      </w:ins>
      <w:ins w:id="1073" w:author="Okot" w:date="2019-03-28T17:49:00Z">
        <w:r>
          <w:t>ds</w:t>
        </w:r>
      </w:ins>
      <w:ins w:id="1074" w:author="Okot" w:date="2019-03-28T17:48:00Z">
        <w:r>
          <w:t>.</w:t>
        </w:r>
      </w:ins>
      <w:ins w:id="1075" w:author="Okot" w:date="2019-03-28T17:49:00Z">
        <w:r>
          <w:t xml:space="preserve"> Żywności i Żywienia Instytutu Medycyny USA)</w:t>
        </w:r>
      </w:ins>
      <w:ins w:id="1076" w:author="Okot" w:date="2019-03-28T22:56:00Z">
        <w:r w:rsidR="0010307F">
          <w:t> </w:t>
        </w:r>
      </w:ins>
      <w:ins w:id="1077" w:author="Okot" w:date="2019-03-28T17:51:00Z">
        <w:r>
          <w:t>[10]</w:t>
        </w:r>
      </w:ins>
      <w:ins w:id="1078" w:author="Okot" w:date="2019-03-28T17:49:00Z">
        <w:r w:rsidR="00741654">
          <w:t xml:space="preserve"> lub</w:t>
        </w:r>
      </w:ins>
      <w:ins w:id="1079" w:author="Okot" w:date="2019-03-28T17:51:00Z">
        <w:r>
          <w:t xml:space="preserve"> 10-20%</w:t>
        </w:r>
      </w:ins>
      <w:ins w:id="1080" w:author="Okot" w:date="2019-03-28T23:10:00Z">
        <w:r w:rsidR="0098475B">
          <w:t xml:space="preserve"> (Nordic Nutrition Recommendations z 2004 r</w:t>
        </w:r>
      </w:ins>
      <w:ins w:id="1081" w:author="Okot" w:date="2019-03-30T21:14:00Z">
        <w:r w:rsidR="0010307F">
          <w:t>.</w:t>
        </w:r>
      </w:ins>
      <w:ins w:id="1082" w:author="Okot" w:date="2019-03-28T23:10:00Z">
        <w:r w:rsidR="0098475B">
          <w:t>)</w:t>
        </w:r>
      </w:ins>
      <w:ins w:id="1083" w:author="Okot" w:date="2019-03-30T21:14:00Z">
        <w:r w:rsidR="0010307F">
          <w:t> </w:t>
        </w:r>
      </w:ins>
      <w:ins w:id="1084" w:author="Okot" w:date="2019-03-28T17:51:00Z">
        <w:r>
          <w:t>[</w:t>
        </w:r>
      </w:ins>
      <w:ins w:id="1085" w:author="Okot" w:date="2019-03-28T22:55:00Z">
        <w:r w:rsidR="0098475B">
          <w:t>11</w:t>
        </w:r>
      </w:ins>
      <w:ins w:id="1086" w:author="Okot" w:date="2019-03-28T17:51:00Z">
        <w:r>
          <w:t>]</w:t>
        </w:r>
      </w:ins>
      <w:ins w:id="1087" w:author="Okot" w:date="2019-03-28T17:52:00Z">
        <w:r>
          <w:t>. Jed</w:t>
        </w:r>
        <w:r w:rsidR="0010307F">
          <w:t>nak istnieją przełomowe badania </w:t>
        </w:r>
        <w:r>
          <w:t>[8], z których wynikami zgadzają się FAO i WHO, wykazujące, że w rzeczywistości zdrowemu organizmowi wystarczy jedynie 5-6%</w:t>
        </w:r>
      </w:ins>
      <w:ins w:id="1088" w:author="Okot" w:date="2019-03-28T17:54:00Z">
        <w:r>
          <w:t>, a dzienne spożycie tego makroskładnika nie powinno prze</w:t>
        </w:r>
        <w:r w:rsidR="001648EA">
          <w:t>kraczać 10% całkowitej liczby skonsumowanych kalorii</w:t>
        </w:r>
      </w:ins>
      <w:ins w:id="1089" w:author="Okot" w:date="2019-03-28T22:56:00Z">
        <w:r w:rsidR="00741654">
          <w:t>,</w:t>
        </w:r>
      </w:ins>
      <w:ins w:id="1090" w:author="Okot" w:date="2019-03-28T17:54:00Z">
        <w:r w:rsidR="001648EA">
          <w:t xml:space="preserve"> zwłaszcza jeśli</w:t>
        </w:r>
      </w:ins>
      <w:ins w:id="1091" w:author="Okot" w:date="2019-03-28T17:55:00Z">
        <w:r w:rsidR="001648EA">
          <w:t xml:space="preserve"> spożywane jest głównie </w:t>
        </w:r>
      </w:ins>
      <w:ins w:id="1092" w:author="Okot" w:date="2019-03-28T17:56:00Z">
        <w:r w:rsidR="001648EA">
          <w:t>białko</w:t>
        </w:r>
      </w:ins>
      <w:ins w:id="1093" w:author="Okot" w:date="2019-03-28T17:55:00Z">
        <w:r w:rsidR="001648EA">
          <w:t xml:space="preserve"> pochodzenia zwierzęcego.</w:t>
        </w:r>
      </w:ins>
      <w:ins w:id="1094" w:author="Okot" w:date="2019-03-28T17:54:00Z">
        <w:r w:rsidR="001648EA">
          <w:t xml:space="preserve"> </w:t>
        </w:r>
      </w:ins>
      <w:ins w:id="1095" w:author="Okot" w:date="2019-03-28T17:52:00Z">
        <w:r>
          <w:t xml:space="preserve"> </w:t>
        </w:r>
      </w:ins>
    </w:p>
    <w:p w:rsidR="009C414A" w:rsidRDefault="00614F36">
      <w:pPr>
        <w:rPr>
          <w:ins w:id="1096" w:author="Okot" w:date="2019-03-30T17:03:00Z"/>
        </w:rPr>
        <w:pPrChange w:id="1097" w:author="Okot" w:date="2019-03-28T13:48:00Z">
          <w:pPr>
            <w:ind w:firstLine="0"/>
            <w:jc w:val="left"/>
          </w:pPr>
        </w:pPrChange>
      </w:pPr>
      <w:ins w:id="1098" w:author="Okot" w:date="2019-03-28T23:50:00Z">
        <w:r>
          <w:t>W części</w:t>
        </w:r>
      </w:ins>
      <w:ins w:id="1099" w:author="Okot" w:date="2019-03-28T23:51:00Z">
        <w:r>
          <w:t xml:space="preserve"> 2.1.3.1. była mowa o</w:t>
        </w:r>
        <w:r w:rsidR="00834FF1">
          <w:t xml:space="preserve"> negatywnych skutkach pochłaniania</w:t>
        </w:r>
        <w:r>
          <w:t xml:space="preserve"> dużych ilości białka. Ze względu na ryzyko </w:t>
        </w:r>
      </w:ins>
      <w:ins w:id="1100" w:author="Okot" w:date="2019-03-28T23:52:00Z">
        <w:r>
          <w:t>szkód dla zdrowia</w:t>
        </w:r>
      </w:ins>
      <w:ins w:id="1101" w:author="Okot" w:date="2019-03-28T23:53:00Z">
        <w:r>
          <w:t xml:space="preserve"> IŻŻ sugeruje, żeby dorośli nie spożywali więcej niż 2 g białka/kg.m.c. Sportowcy</w:t>
        </w:r>
      </w:ins>
      <w:ins w:id="1102" w:author="Okot" w:date="2019-03-28T23:54:00Z">
        <w:r>
          <w:t xml:space="preserve"> mogą przesunąć tę granicę do 1,2-1,4 g/kg.m.c.</w:t>
        </w:r>
        <w:r w:rsidR="00E941AA">
          <w:t>, a w skrajnych przypadkach</w:t>
        </w:r>
      </w:ins>
      <w:ins w:id="1103" w:author="Okot" w:date="2019-03-28T23:53:00Z">
        <w:r>
          <w:t xml:space="preserve"> </w:t>
        </w:r>
      </w:ins>
      <w:ins w:id="1104" w:author="Okot" w:date="2019-03-28T23:54:00Z">
        <w:r w:rsidR="00E941AA">
          <w:t>uprawiania sportów wytrzymałościowych do 3</w:t>
        </w:r>
      </w:ins>
      <w:ins w:id="1105" w:author="Okot" w:date="2019-03-28T23:55:00Z">
        <w:r w:rsidR="00E941AA">
          <w:t> g/kg.m.c.</w:t>
        </w:r>
      </w:ins>
    </w:p>
    <w:p w:rsidR="00B66E9E" w:rsidRDefault="00B81B62">
      <w:pPr>
        <w:rPr>
          <w:ins w:id="1106" w:author="Okot" w:date="2019-03-31T13:54:00Z"/>
        </w:rPr>
        <w:pPrChange w:id="1107" w:author="Okot" w:date="2019-03-28T13:48:00Z">
          <w:pPr>
            <w:ind w:firstLine="0"/>
            <w:jc w:val="left"/>
          </w:pPr>
        </w:pPrChange>
      </w:pPr>
      <w:ins w:id="1108" w:author="Okot" w:date="2019-03-30T18:52:00Z">
        <w:r>
          <w:lastRenderedPageBreak/>
          <w:t>Wiele kontrowersji wiąże się z wytyczny</w:t>
        </w:r>
        <w:r w:rsidR="00834FF1">
          <w:t>mi odnośnie spożycia tłuszczu.</w:t>
        </w:r>
      </w:ins>
      <w:ins w:id="1109" w:author="Okot" w:date="2019-03-31T14:44:00Z">
        <w:r w:rsidR="00834FF1">
          <w:t xml:space="preserve"> Większość instytucji</w:t>
        </w:r>
      </w:ins>
      <w:ins w:id="1110" w:author="Okot" w:date="2019-03-30T18:53:00Z">
        <w:r>
          <w:t xml:space="preserve"> </w:t>
        </w:r>
      </w:ins>
      <w:ins w:id="1111" w:author="Okot" w:date="2019-03-30T18:55:00Z">
        <w:r w:rsidR="00834FF1">
          <w:t>nie ustaliła</w:t>
        </w:r>
        <w:r w:rsidR="00582840">
          <w:t xml:space="preserve"> konkretnego zapotrzebowa</w:t>
        </w:r>
        <w:r w:rsidR="00834FF1">
          <w:t>nia, jedynie zakres dystrybucji.</w:t>
        </w:r>
      </w:ins>
      <w:ins w:id="1112" w:author="Okot" w:date="2019-03-31T14:44:00Z">
        <w:r w:rsidR="00834FF1">
          <w:t xml:space="preserve"> Według</w:t>
        </w:r>
      </w:ins>
      <w:ins w:id="1113" w:author="Okot" w:date="2019-03-30T18:55:00Z">
        <w:r w:rsidR="00582840">
          <w:t xml:space="preserve"> </w:t>
        </w:r>
      </w:ins>
      <w:ins w:id="1114" w:author="Okot" w:date="2019-03-31T14:44:00Z">
        <w:r w:rsidR="00834FF1">
          <w:t>USDA</w:t>
        </w:r>
      </w:ins>
      <w:ins w:id="1115" w:author="Okot" w:date="2019-03-30T18:55:00Z">
        <w:r w:rsidR="00582840">
          <w:t xml:space="preserve"> dla dorosłych wynosi</w:t>
        </w:r>
      </w:ins>
      <w:ins w:id="1116" w:author="Okot" w:date="2019-03-31T14:45:00Z">
        <w:r w:rsidR="00834FF1">
          <w:t xml:space="preserve"> on</w:t>
        </w:r>
      </w:ins>
      <w:ins w:id="1117" w:author="Okot" w:date="2019-03-30T18:55:00Z">
        <w:r w:rsidR="00582840">
          <w:t xml:space="preserve"> 20-35% całkowitej dziennej podaży </w:t>
        </w:r>
      </w:ins>
      <w:ins w:id="1118" w:author="Okot" w:date="2019-03-30T18:56:00Z">
        <w:r w:rsidR="00582840">
          <w:t>energii</w:t>
        </w:r>
      </w:ins>
      <w:ins w:id="1119" w:author="Okot" w:date="2019-03-30T18:55:00Z">
        <w:r w:rsidR="00582840">
          <w:t>.</w:t>
        </w:r>
      </w:ins>
      <w:ins w:id="1120" w:author="Okot" w:date="2019-03-30T18:56:00Z">
        <w:r w:rsidR="00582840">
          <w:t xml:space="preserve"> Jednak wiele badań wskazuje na to, że są to wartości wygórowane, biorąc pod uwagę szkodliwe działania tłuszczów </w:t>
        </w:r>
      </w:ins>
      <w:ins w:id="1121" w:author="Okot" w:date="2019-03-30T18:57:00Z">
        <w:r w:rsidR="00582840">
          <w:t>nasyconych</w:t>
        </w:r>
      </w:ins>
      <w:ins w:id="1122" w:author="Okot" w:date="2019-03-30T18:56:00Z">
        <w:r w:rsidR="00582840">
          <w:t xml:space="preserve">, które dla </w:t>
        </w:r>
      </w:ins>
      <w:ins w:id="1123" w:author="Okot" w:date="2019-03-30T18:57:00Z">
        <w:r w:rsidR="00582840">
          <w:t xml:space="preserve">wielu ludzi stanowią </w:t>
        </w:r>
      </w:ins>
      <w:ins w:id="1124" w:author="Okot" w:date="2019-03-31T14:09:00Z">
        <w:r w:rsidR="000B1407">
          <w:t>naj</w:t>
        </w:r>
      </w:ins>
      <w:ins w:id="1125" w:author="Okot" w:date="2019-03-30T18:57:00Z">
        <w:r w:rsidR="00582840">
          <w:t>większą czę</w:t>
        </w:r>
        <w:r w:rsidR="00B66E9E">
          <w:t>ść spożycia tego makroskładnika i należy je zmniejszyć do 15-25%.</w:t>
        </w:r>
      </w:ins>
      <w:ins w:id="1126" w:author="Okot" w:date="2019-03-30T19:43:00Z">
        <w:r w:rsidR="00B66E9E">
          <w:t xml:space="preserve"> Bardziej radykalni eksperci sugerują, że już 10% będzie wystarczające.</w:t>
        </w:r>
      </w:ins>
      <w:ins w:id="1127" w:author="Okot" w:date="2019-03-31T14:05:00Z">
        <w:r w:rsidR="000B1407">
          <w:t xml:space="preserve"> Z kolei raport WHO z 2005 r.</w:t>
        </w:r>
      </w:ins>
      <w:ins w:id="1128" w:author="Okot" w:date="2019-03-31T14:06:00Z">
        <w:r w:rsidR="000B1407">
          <w:t xml:space="preserve"> przyznaje co prawda, że należy pobierać nie więcej niż 30% energii z</w:t>
        </w:r>
      </w:ins>
      <w:ins w:id="1129" w:author="Okot" w:date="2019-03-31T14:07:00Z">
        <w:r w:rsidR="000B1407">
          <w:t xml:space="preserve"> tłuszczów, twierdzi jednak też, że ilość ta nie powinna się zmniejszać poniżej 15%.</w:t>
        </w:r>
      </w:ins>
      <w:ins w:id="1130" w:author="Okot" w:date="2019-03-31T14:06:00Z">
        <w:r w:rsidR="000B1407">
          <w:t xml:space="preserve"> </w:t>
        </w:r>
      </w:ins>
      <w:ins w:id="1131" w:author="Okot" w:date="2019-03-31T14:47:00Z">
        <w:r w:rsidR="00834FF1">
          <w:t>Z tymi ostatnimi ustaleniami pokrywają się rekomendacje IŻŻ.</w:t>
        </w:r>
      </w:ins>
    </w:p>
    <w:p w:rsidR="00C548B3" w:rsidRDefault="00B66E9E">
      <w:pPr>
        <w:rPr>
          <w:ins w:id="1132" w:author="Okot" w:date="2019-03-31T13:54:00Z"/>
        </w:rPr>
        <w:pPrChange w:id="1133" w:author="Okot" w:date="2019-03-28T13:48:00Z">
          <w:pPr>
            <w:ind w:firstLine="0"/>
            <w:jc w:val="left"/>
          </w:pPr>
        </w:pPrChange>
      </w:pPr>
      <w:ins w:id="1134" w:author="Okot" w:date="2019-03-30T19:44:00Z">
        <w:r>
          <w:t>O ile brak jednoznacznej konkluzji dotyczy całkowitej podaży, to ustalono dzienną dawkę omega-3 wynosi co najmniej 1,6</w:t>
        </w:r>
      </w:ins>
      <w:ins w:id="1135" w:author="Okot" w:date="2019-03-30T21:14:00Z">
        <w:r w:rsidR="00573BBB">
          <w:t> </w:t>
        </w:r>
      </w:ins>
      <w:ins w:id="1136" w:author="Okot" w:date="2019-03-30T19:44:00Z">
        <w:r w:rsidR="00573BBB">
          <w:t>g d</w:t>
        </w:r>
        <w:r>
          <w:t xml:space="preserve">la mężczyzn </w:t>
        </w:r>
        <w:r w:rsidR="00573BBB">
          <w:t>i 1,1 g </w:t>
        </w:r>
        <w:r>
          <w:t>dla kobieta.</w:t>
        </w:r>
      </w:ins>
      <w:ins w:id="1137" w:author="Okot" w:date="2019-03-30T19:46:00Z">
        <w:r>
          <w:t xml:space="preserve"> </w:t>
        </w:r>
      </w:ins>
      <w:ins w:id="1138" w:author="Okot" w:date="2019-03-30T17:03:00Z">
        <w:r w:rsidR="0070269B">
          <w:t>Zaleca się</w:t>
        </w:r>
      </w:ins>
      <w:ins w:id="1139" w:author="Okot" w:date="2019-03-30T19:47:00Z">
        <w:r>
          <w:t xml:space="preserve"> też</w:t>
        </w:r>
      </w:ins>
      <w:ins w:id="1140" w:author="Okot" w:date="2019-03-30T17:03:00Z">
        <w:r w:rsidR="0070269B">
          <w:t>, żeby zawartość</w:t>
        </w:r>
        <w:r w:rsidR="00C548B3">
          <w:t xml:space="preserve"> kwasu alfa-lino</w:t>
        </w:r>
      </w:ins>
      <w:ins w:id="1141" w:author="Okot" w:date="2019-03-30T17:04:00Z">
        <w:r w:rsidR="00C548B3">
          <w:t>lenowego</w:t>
        </w:r>
      </w:ins>
      <w:ins w:id="1142" w:author="Okot" w:date="2019-03-30T17:15:00Z">
        <w:r w:rsidR="0070269B">
          <w:t xml:space="preserve"> mierzona w kaloriach </w:t>
        </w:r>
      </w:ins>
      <w:ins w:id="1143" w:author="Okot" w:date="2019-03-30T17:04:00Z">
        <w:r w:rsidR="00C548B3">
          <w:t xml:space="preserve">kształtowała </w:t>
        </w:r>
      </w:ins>
      <w:ins w:id="1144" w:author="Okot" w:date="2019-03-30T17:05:00Z">
        <w:r w:rsidR="00C548B3">
          <w:t>się</w:t>
        </w:r>
      </w:ins>
      <w:ins w:id="1145" w:author="Okot" w:date="2019-03-30T17:04:00Z">
        <w:r w:rsidR="00C548B3">
          <w:t xml:space="preserve"> </w:t>
        </w:r>
      </w:ins>
      <w:ins w:id="1146" w:author="Okot" w:date="2019-03-30T17:05:00Z">
        <w:r w:rsidR="00C548B3">
          <w:t xml:space="preserve">na poziomie 0,5% całkowitej dziennej podaży energii. </w:t>
        </w:r>
      </w:ins>
    </w:p>
    <w:p w:rsidR="007C5664" w:rsidRDefault="000266A6" w:rsidP="006F5DB1">
      <w:pPr>
        <w:rPr>
          <w:ins w:id="1147" w:author="Okot" w:date="2019-03-30T17:26:00Z"/>
        </w:rPr>
      </w:pPr>
      <w:ins w:id="1148" w:author="Okot" w:date="2019-03-31T13:54:00Z">
        <w:r>
          <w:t xml:space="preserve">Brak jest również ustalonych norm spożycie tłuszczów nasyconych. </w:t>
        </w:r>
      </w:ins>
      <w:ins w:id="1149" w:author="Okot" w:date="2019-03-31T13:55:00Z">
        <w:r>
          <w:t xml:space="preserve">W świetle </w:t>
        </w:r>
      </w:ins>
      <w:ins w:id="1150" w:author="Okot" w:date="2019-03-31T13:59:00Z">
        <w:r w:rsidR="00FD3B11">
          <w:t xml:space="preserve">aktualnych </w:t>
        </w:r>
      </w:ins>
      <w:ins w:id="1151" w:author="Okot" w:date="2019-03-31T13:55:00Z">
        <w:r>
          <w:t>badań</w:t>
        </w:r>
      </w:ins>
      <w:ins w:id="1152" w:author="Okot" w:date="2019-03-31T13:58:00Z">
        <w:r w:rsidR="00FD3B11">
          <w:t xml:space="preserve"> każda </w:t>
        </w:r>
      </w:ins>
      <w:ins w:id="1153" w:author="Okot" w:date="2019-03-31T13:59:00Z">
        <w:r w:rsidR="00FD3B11">
          <w:t xml:space="preserve">ilość </w:t>
        </w:r>
      </w:ins>
      <w:ins w:id="1154" w:author="Okot" w:date="2019-03-31T13:58:00Z">
        <w:r w:rsidR="00FD3B11">
          <w:t>SFA w pożywieniu podnosi ryzyko chorób serca.</w:t>
        </w:r>
      </w:ins>
      <w:ins w:id="1155" w:author="Okot" w:date="2019-03-31T13:59:00Z">
        <w:r w:rsidR="00FD3B11">
          <w:t xml:space="preserve"> Jednak nie znaleziono jeszcze metody całkowitej ich eliminacji z diety.</w:t>
        </w:r>
      </w:ins>
    </w:p>
    <w:p w:rsidR="00567A53" w:rsidRDefault="00866AD1">
      <w:pPr>
        <w:rPr>
          <w:ins w:id="1156" w:author="Okot" w:date="2019-03-31T14:52:00Z"/>
        </w:rPr>
      </w:pPr>
      <w:ins w:id="1157" w:author="Okot" w:date="2019-03-30T17:26:00Z">
        <w:r>
          <w:t>Ustalone są normy zapotrzebowania na białko oraz limit tłuszczów w diecie.</w:t>
        </w:r>
      </w:ins>
      <w:ins w:id="1158" w:author="Okot" w:date="2019-03-30T17:27:00Z">
        <w:r>
          <w:t xml:space="preserve"> Cała reszta energii powinna </w:t>
        </w:r>
      </w:ins>
      <w:ins w:id="1159" w:author="Okot" w:date="2019-03-30T17:28:00Z">
        <w:r>
          <w:t>pochodzić z węglowodanów. Jak powiedziano w punkcie 2.1.3.3.</w:t>
        </w:r>
      </w:ins>
      <w:ins w:id="1160" w:author="Okot" w:date="2019-03-30T21:15:00Z">
        <w:r w:rsidR="00E67072">
          <w:t>,</w:t>
        </w:r>
      </w:ins>
      <w:ins w:id="1161" w:author="Okot" w:date="2019-03-30T17:28:00Z">
        <w:r>
          <w:t xml:space="preserve"> węglowodany to główne źródło zasilania człowieka, dlatego zawartość w diecie powinna być procentowo największa i </w:t>
        </w:r>
      </w:ins>
      <w:ins w:id="1162" w:author="Okot" w:date="2019-03-30T17:29:00Z">
        <w:r>
          <w:t>oscylować</w:t>
        </w:r>
      </w:ins>
      <w:ins w:id="1163" w:author="Okot" w:date="2019-03-30T17:28:00Z">
        <w:r>
          <w:t xml:space="preserve"> </w:t>
        </w:r>
      </w:ins>
      <w:ins w:id="1164" w:author="Okot" w:date="2019-03-30T17:29:00Z">
        <w:r w:rsidR="00567A53">
          <w:t>w okolicy 45-75</w:t>
        </w:r>
        <w:r>
          <w:t>%</w:t>
        </w:r>
      </w:ins>
      <w:ins w:id="1165" w:author="Okot" w:date="2019-03-30T17:30:00Z">
        <w:r>
          <w:t xml:space="preserve"> dziennego spożycia kalorii</w:t>
        </w:r>
      </w:ins>
      <w:ins w:id="1166" w:author="Okot" w:date="2019-03-30T17:32:00Z">
        <w:r>
          <w:t>,</w:t>
        </w:r>
      </w:ins>
      <w:ins w:id="1167" w:author="Okot" w:date="2019-03-30T17:30:00Z">
        <w:r>
          <w:t xml:space="preserve"> przy czym nie więcej niż 10% energii (dziennej, a nie jedynie pochodzącej z węglowodanów)</w:t>
        </w:r>
      </w:ins>
      <w:ins w:id="1168" w:author="Okot" w:date="2019-03-30T17:32:00Z">
        <w:r>
          <w:t xml:space="preserve"> powinno pochodzić z cukrów dodanych</w:t>
        </w:r>
      </w:ins>
      <w:ins w:id="1169" w:author="Okot" w:date="2019-03-30T17:29:00Z">
        <w:r>
          <w:t>.</w:t>
        </w:r>
      </w:ins>
      <w:ins w:id="1170" w:author="Okot" w:date="2019-03-30T17:26:00Z">
        <w:r>
          <w:t xml:space="preserve"> </w:t>
        </w:r>
      </w:ins>
      <w:ins w:id="1171" w:author="Okot" w:date="2019-03-31T15:00:00Z">
        <w:r w:rsidR="00CB64A1">
          <w:t>Jednocześnie w</w:t>
        </w:r>
      </w:ins>
      <w:ins w:id="1172" w:author="Okot" w:date="2019-03-31T14:50:00Z">
        <w:r w:rsidR="00567A53">
          <w:t>yznacznikiem zapotrzebowania na węglowodany jest ilość glukozy wymagana przez komórki mózgowe.</w:t>
        </w:r>
      </w:ins>
    </w:p>
    <w:p w:rsidR="00567A53" w:rsidRDefault="00567A53">
      <w:pPr>
        <w:rPr>
          <w:ins w:id="1173" w:author="Okot" w:date="2019-03-31T14:52:00Z"/>
        </w:rPr>
      </w:pPr>
    </w:p>
    <w:p w:rsidR="00567A53" w:rsidRDefault="00567A53">
      <w:pPr>
        <w:ind w:firstLine="0"/>
        <w:rPr>
          <w:ins w:id="1174" w:author="Okot" w:date="2019-03-31T14:55:00Z"/>
        </w:rPr>
        <w:pPrChange w:id="1175" w:author="Okot" w:date="2019-03-31T14:52:00Z">
          <w:pPr/>
        </w:pPrChange>
      </w:pPr>
      <w:ins w:id="1176" w:author="Okot" w:date="2019-03-31T14:52:00Z">
        <w:r>
          <w:t>Tabela</w:t>
        </w:r>
      </w:ins>
      <w:ins w:id="1177" w:author="Okot" w:date="2019-03-31T14:55:00Z">
        <w:r w:rsidR="001229B3">
          <w:t xml:space="preserve"> 2.8.</w:t>
        </w:r>
      </w:ins>
    </w:p>
    <w:p w:rsidR="001229B3" w:rsidRDefault="001229B3">
      <w:pPr>
        <w:ind w:firstLine="0"/>
        <w:rPr>
          <w:ins w:id="1178" w:author="Okot" w:date="2019-03-31T14:56:00Z"/>
        </w:rPr>
        <w:pPrChange w:id="1179" w:author="Okot" w:date="2019-03-31T14:52:00Z">
          <w:pPr/>
        </w:pPrChange>
      </w:pPr>
      <w:ins w:id="1180" w:author="Okot" w:date="2019-03-31T14:55:00Z">
        <w:r>
          <w:t>Zalecane spożycie węglowodanów ze względu na potrzeby mózgu [</w:t>
        </w:r>
      </w:ins>
      <w:ins w:id="1181" w:author="Okot" w:date="2019-03-31T14:56:00Z">
        <w:r>
          <w:t>11</w:t>
        </w:r>
      </w:ins>
      <w:ins w:id="1182" w:author="Okot" w:date="2019-03-31T14:55:00Z">
        <w:r>
          <w:t>]</w:t>
        </w:r>
      </w:ins>
      <w:ins w:id="1183" w:author="Okot" w:date="2019-03-31T14:56:00Z">
        <w:r>
          <w:t>.</w:t>
        </w:r>
      </w:ins>
    </w:p>
    <w:tbl>
      <w:tblPr>
        <w:tblStyle w:val="Tabela-Siatka"/>
        <w:tblW w:w="0" w:type="auto"/>
        <w:tblLook w:val="04A0" w:firstRow="1" w:lastRow="0" w:firstColumn="1" w:lastColumn="0" w:noHBand="0" w:noVBand="1"/>
      </w:tblPr>
      <w:tblGrid>
        <w:gridCol w:w="4530"/>
        <w:gridCol w:w="4531"/>
      </w:tblGrid>
      <w:tr w:rsidR="001229B3" w:rsidTr="001229B3">
        <w:trPr>
          <w:ins w:id="1184" w:author="Okot" w:date="2019-03-31T14:56:00Z"/>
        </w:trPr>
        <w:tc>
          <w:tcPr>
            <w:tcW w:w="4530" w:type="dxa"/>
          </w:tcPr>
          <w:p w:rsidR="001229B3" w:rsidRDefault="001229B3">
            <w:pPr>
              <w:ind w:firstLine="0"/>
              <w:jc w:val="center"/>
              <w:rPr>
                <w:ins w:id="1185" w:author="Okot" w:date="2019-03-31T14:56:00Z"/>
              </w:rPr>
              <w:pPrChange w:id="1186" w:author="Okot" w:date="2019-03-31T14:56:00Z">
                <w:pPr>
                  <w:ind w:firstLine="0"/>
                </w:pPr>
              </w:pPrChange>
            </w:pPr>
            <w:ins w:id="1187" w:author="Okot" w:date="2019-03-31T14:56:00Z">
              <w:r>
                <w:rPr>
                  <w:b/>
                </w:rPr>
                <w:t>Grupa populacji</w:t>
              </w:r>
            </w:ins>
          </w:p>
        </w:tc>
        <w:tc>
          <w:tcPr>
            <w:tcW w:w="4531" w:type="dxa"/>
          </w:tcPr>
          <w:p w:rsidR="001229B3" w:rsidRDefault="001229B3">
            <w:pPr>
              <w:ind w:firstLine="0"/>
              <w:jc w:val="center"/>
              <w:rPr>
                <w:ins w:id="1188" w:author="Okot" w:date="2019-03-31T14:56:00Z"/>
              </w:rPr>
              <w:pPrChange w:id="1189" w:author="Okot" w:date="2019-03-31T14:56:00Z">
                <w:pPr>
                  <w:ind w:firstLine="0"/>
                </w:pPr>
              </w:pPrChange>
            </w:pPr>
            <w:ins w:id="1190" w:author="Okot" w:date="2019-03-31T14:56:00Z">
              <w:r>
                <w:rPr>
                  <w:b/>
                </w:rPr>
                <w:t>Zapotrzebowanie (g/</w:t>
              </w:r>
              <w:r w:rsidRPr="00877302">
                <w:rPr>
                  <w:b/>
                </w:rPr>
                <w:t>dz)</w:t>
              </w:r>
            </w:ins>
          </w:p>
        </w:tc>
      </w:tr>
      <w:tr w:rsidR="001229B3" w:rsidTr="001229B3">
        <w:trPr>
          <w:ins w:id="1191" w:author="Okot" w:date="2019-03-31T14:56:00Z"/>
        </w:trPr>
        <w:tc>
          <w:tcPr>
            <w:tcW w:w="4530" w:type="dxa"/>
          </w:tcPr>
          <w:p w:rsidR="001229B3" w:rsidRDefault="001229B3">
            <w:pPr>
              <w:ind w:firstLine="0"/>
              <w:jc w:val="center"/>
              <w:rPr>
                <w:ins w:id="1192" w:author="Okot" w:date="2019-03-31T14:56:00Z"/>
              </w:rPr>
              <w:pPrChange w:id="1193" w:author="Okot" w:date="2019-03-31T14:57:00Z">
                <w:pPr>
                  <w:ind w:firstLine="0"/>
                </w:pPr>
              </w:pPrChange>
            </w:pPr>
            <w:ins w:id="1194" w:author="Okot" w:date="2019-03-31T14:57:00Z">
              <w:r>
                <w:t>Wiek 0-0,5 roku</w:t>
              </w:r>
            </w:ins>
          </w:p>
        </w:tc>
        <w:tc>
          <w:tcPr>
            <w:tcW w:w="4531" w:type="dxa"/>
          </w:tcPr>
          <w:p w:rsidR="001229B3" w:rsidRDefault="001229B3">
            <w:pPr>
              <w:ind w:firstLine="0"/>
              <w:jc w:val="center"/>
              <w:rPr>
                <w:ins w:id="1195" w:author="Okot" w:date="2019-03-31T14:56:00Z"/>
              </w:rPr>
              <w:pPrChange w:id="1196" w:author="Okot" w:date="2019-03-31T14:57:00Z">
                <w:pPr>
                  <w:ind w:firstLine="0"/>
                </w:pPr>
              </w:pPrChange>
            </w:pPr>
            <w:ins w:id="1197" w:author="Okot" w:date="2019-03-31T14:57:00Z">
              <w:r>
                <w:t>60</w:t>
              </w:r>
            </w:ins>
          </w:p>
        </w:tc>
      </w:tr>
      <w:tr w:rsidR="001229B3" w:rsidTr="001229B3">
        <w:trPr>
          <w:ins w:id="1198" w:author="Okot" w:date="2019-03-31T14:56:00Z"/>
        </w:trPr>
        <w:tc>
          <w:tcPr>
            <w:tcW w:w="4530" w:type="dxa"/>
          </w:tcPr>
          <w:p w:rsidR="001229B3" w:rsidRDefault="001229B3">
            <w:pPr>
              <w:ind w:firstLine="0"/>
              <w:jc w:val="center"/>
              <w:rPr>
                <w:ins w:id="1199" w:author="Okot" w:date="2019-03-31T14:56:00Z"/>
              </w:rPr>
              <w:pPrChange w:id="1200" w:author="Okot" w:date="2019-03-31T14:57:00Z">
                <w:pPr>
                  <w:ind w:firstLine="0"/>
                </w:pPr>
              </w:pPrChange>
            </w:pPr>
            <w:ins w:id="1201" w:author="Okot" w:date="2019-03-31T14:57:00Z">
              <w:r>
                <w:t>Wiek 0,6-1 rok</w:t>
              </w:r>
            </w:ins>
          </w:p>
        </w:tc>
        <w:tc>
          <w:tcPr>
            <w:tcW w:w="4531" w:type="dxa"/>
          </w:tcPr>
          <w:p w:rsidR="001229B3" w:rsidRDefault="001229B3">
            <w:pPr>
              <w:ind w:firstLine="0"/>
              <w:jc w:val="center"/>
              <w:rPr>
                <w:ins w:id="1202" w:author="Okot" w:date="2019-03-31T14:56:00Z"/>
              </w:rPr>
              <w:pPrChange w:id="1203" w:author="Okot" w:date="2019-03-31T14:58:00Z">
                <w:pPr>
                  <w:ind w:firstLine="0"/>
                </w:pPr>
              </w:pPrChange>
            </w:pPr>
            <w:ins w:id="1204" w:author="Okot" w:date="2019-03-31T14:58:00Z">
              <w:r>
                <w:t>95</w:t>
              </w:r>
            </w:ins>
          </w:p>
        </w:tc>
      </w:tr>
      <w:tr w:rsidR="001229B3" w:rsidTr="001229B3">
        <w:trPr>
          <w:ins w:id="1205" w:author="Okot" w:date="2019-03-31T14:58:00Z"/>
        </w:trPr>
        <w:tc>
          <w:tcPr>
            <w:tcW w:w="4530" w:type="dxa"/>
          </w:tcPr>
          <w:p w:rsidR="001229B3" w:rsidRDefault="001229B3" w:rsidP="00405B12">
            <w:pPr>
              <w:ind w:firstLine="0"/>
              <w:jc w:val="center"/>
              <w:rPr>
                <w:ins w:id="1206" w:author="Okot" w:date="2019-03-31T14:58:00Z"/>
              </w:rPr>
            </w:pPr>
            <w:ins w:id="1207" w:author="Okot" w:date="2019-03-31T14:58:00Z">
              <w:r>
                <w:t>Wiek ≥ 1 roku</w:t>
              </w:r>
            </w:ins>
          </w:p>
        </w:tc>
        <w:tc>
          <w:tcPr>
            <w:tcW w:w="4531" w:type="dxa"/>
          </w:tcPr>
          <w:p w:rsidR="001229B3" w:rsidRDefault="001229B3" w:rsidP="00405B12">
            <w:pPr>
              <w:ind w:firstLine="0"/>
              <w:jc w:val="center"/>
              <w:rPr>
                <w:ins w:id="1208" w:author="Okot" w:date="2019-03-31T14:58:00Z"/>
              </w:rPr>
            </w:pPr>
            <w:ins w:id="1209" w:author="Okot" w:date="2019-03-31T14:58:00Z">
              <w:r>
                <w:t>130</w:t>
              </w:r>
            </w:ins>
          </w:p>
        </w:tc>
      </w:tr>
      <w:tr w:rsidR="001229B3" w:rsidTr="001229B3">
        <w:trPr>
          <w:ins w:id="1210" w:author="Okot" w:date="2019-03-31T14:58:00Z"/>
        </w:trPr>
        <w:tc>
          <w:tcPr>
            <w:tcW w:w="4530" w:type="dxa"/>
          </w:tcPr>
          <w:p w:rsidR="001229B3" w:rsidRDefault="001229B3" w:rsidP="001229B3">
            <w:pPr>
              <w:ind w:firstLine="0"/>
              <w:jc w:val="center"/>
              <w:rPr>
                <w:ins w:id="1211" w:author="Okot" w:date="2019-03-31T14:58:00Z"/>
              </w:rPr>
            </w:pPr>
            <w:ins w:id="1212" w:author="Okot" w:date="2019-03-31T14:59:00Z">
              <w:r>
                <w:t>Kobiety w ciąży</w:t>
              </w:r>
            </w:ins>
          </w:p>
        </w:tc>
        <w:tc>
          <w:tcPr>
            <w:tcW w:w="4531" w:type="dxa"/>
          </w:tcPr>
          <w:p w:rsidR="001229B3" w:rsidRDefault="001229B3" w:rsidP="001229B3">
            <w:pPr>
              <w:ind w:firstLine="0"/>
              <w:jc w:val="center"/>
              <w:rPr>
                <w:ins w:id="1213" w:author="Okot" w:date="2019-03-31T14:58:00Z"/>
              </w:rPr>
            </w:pPr>
            <w:ins w:id="1214" w:author="Okot" w:date="2019-03-31T14:58:00Z">
              <w:r>
                <w:t>175</w:t>
              </w:r>
            </w:ins>
          </w:p>
        </w:tc>
      </w:tr>
      <w:tr w:rsidR="001229B3" w:rsidTr="001229B3">
        <w:trPr>
          <w:ins w:id="1215" w:author="Okot" w:date="2019-03-31T14:59:00Z"/>
        </w:trPr>
        <w:tc>
          <w:tcPr>
            <w:tcW w:w="4530" w:type="dxa"/>
          </w:tcPr>
          <w:p w:rsidR="001229B3" w:rsidRDefault="001229B3" w:rsidP="001229B3">
            <w:pPr>
              <w:ind w:firstLine="0"/>
              <w:jc w:val="center"/>
              <w:rPr>
                <w:ins w:id="1216" w:author="Okot" w:date="2019-03-31T14:59:00Z"/>
              </w:rPr>
            </w:pPr>
            <w:ins w:id="1217" w:author="Okot" w:date="2019-03-31T14:59:00Z">
              <w:r>
                <w:t>Kobiety w trakcie laktacji</w:t>
              </w:r>
            </w:ins>
          </w:p>
        </w:tc>
        <w:tc>
          <w:tcPr>
            <w:tcW w:w="4531" w:type="dxa"/>
          </w:tcPr>
          <w:p w:rsidR="001229B3" w:rsidRDefault="001229B3" w:rsidP="001229B3">
            <w:pPr>
              <w:ind w:firstLine="0"/>
              <w:jc w:val="center"/>
              <w:rPr>
                <w:ins w:id="1218" w:author="Okot" w:date="2019-03-31T14:59:00Z"/>
              </w:rPr>
            </w:pPr>
            <w:ins w:id="1219" w:author="Okot" w:date="2019-03-31T14:59:00Z">
              <w:r>
                <w:t>210</w:t>
              </w:r>
            </w:ins>
          </w:p>
        </w:tc>
      </w:tr>
    </w:tbl>
    <w:p w:rsidR="001229B3" w:rsidRDefault="001229B3">
      <w:pPr>
        <w:ind w:firstLine="0"/>
        <w:rPr>
          <w:ins w:id="1220" w:author="Okot" w:date="2019-03-31T14:56:00Z"/>
        </w:rPr>
        <w:pPrChange w:id="1221" w:author="Okot" w:date="2019-03-31T14:52:00Z">
          <w:pPr/>
        </w:pPrChange>
      </w:pPr>
    </w:p>
    <w:p w:rsidR="00335CA6" w:rsidRDefault="00866AD1">
      <w:pPr>
        <w:rPr>
          <w:ins w:id="1222" w:author="Okot" w:date="2019-03-31T15:09:00Z"/>
        </w:rPr>
      </w:pPr>
      <w:ins w:id="1223" w:author="Okot" w:date="2019-03-30T17:32:00Z">
        <w:r>
          <w:lastRenderedPageBreak/>
          <w:t>Bardziej precyzyjne są rekomendacje odnośnie błonnika pokarmowego: z</w:t>
        </w:r>
      </w:ins>
      <w:ins w:id="1224" w:author="Okot" w:date="2019-03-30T17:17:00Z">
        <w:r>
          <w:t>alecane spożycie</w:t>
        </w:r>
        <w:r w:rsidR="00335CA6">
          <w:t xml:space="preserve"> dla</w:t>
        </w:r>
        <w:r w:rsidR="00E67072">
          <w:t xml:space="preserve"> osoby dorosłej to 25 g. </w:t>
        </w:r>
        <w:r w:rsidR="00335CA6">
          <w:t>D</w:t>
        </w:r>
        <w:r w:rsidR="00E67072">
          <w:t>zieci i młodzież między 10</w:t>
        </w:r>
      </w:ins>
      <w:ins w:id="1225" w:author="Okot" w:date="2019-03-30T21:15:00Z">
        <w:r w:rsidR="00E67072">
          <w:t> </w:t>
        </w:r>
      </w:ins>
      <w:ins w:id="1226" w:author="Okot" w:date="2019-03-30T17:17:00Z">
        <w:r w:rsidR="00E67072">
          <w:t>a</w:t>
        </w:r>
      </w:ins>
      <w:ins w:id="1227" w:author="Okot" w:date="2019-03-30T21:15:00Z">
        <w:r w:rsidR="00E67072">
          <w:t> </w:t>
        </w:r>
      </w:ins>
      <w:ins w:id="1228" w:author="Okot" w:date="2019-03-30T17:17:00Z">
        <w:r w:rsidR="00E67072">
          <w:t>18 </w:t>
        </w:r>
        <w:r w:rsidR="00335CA6">
          <w:t>rokiem życia powinny spożyw</w:t>
        </w:r>
        <w:r w:rsidR="00E67072">
          <w:t>ać niewiele mniej: pomiędzy 19 a 21 </w:t>
        </w:r>
        <w:r w:rsidR="00335CA6">
          <w:t>g.</w:t>
        </w:r>
      </w:ins>
    </w:p>
    <w:p w:rsidR="00405B12" w:rsidRDefault="00405B12">
      <w:pPr>
        <w:rPr>
          <w:ins w:id="1229" w:author="Okot" w:date="2019-03-31T15:18:00Z"/>
        </w:rPr>
      </w:pPr>
      <w:ins w:id="1230" w:author="Okot" w:date="2019-03-31T15:12:00Z">
        <w:r>
          <w:t xml:space="preserve">Jak można </w:t>
        </w:r>
      </w:ins>
      <w:ins w:id="1231" w:author="Okot" w:date="2019-03-31T15:14:00Z">
        <w:r>
          <w:t>było</w:t>
        </w:r>
      </w:ins>
      <w:ins w:id="1232" w:author="Okot" w:date="2019-03-31T15:12:00Z">
        <w:r>
          <w:t xml:space="preserve"> </w:t>
        </w:r>
      </w:ins>
      <w:ins w:id="1233" w:author="Okot" w:date="2019-03-31T15:14:00Z">
        <w:r>
          <w:t>przeczytać w</w:t>
        </w:r>
      </w:ins>
      <w:ins w:id="1234" w:author="Okot" w:date="2019-03-31T15:17:00Z">
        <w:r>
          <w:t xml:space="preserve"> punktach poświęconych </w:t>
        </w:r>
      </w:ins>
      <w:ins w:id="1235" w:author="Okot" w:date="2019-03-31T15:18:00Z">
        <w:r>
          <w:t>makroskładnikom</w:t>
        </w:r>
      </w:ins>
      <w:ins w:id="1236" w:author="Okot" w:date="2019-03-31T15:17:00Z">
        <w:r>
          <w:t>, ich</w:t>
        </w:r>
      </w:ins>
      <w:ins w:id="1237" w:author="Okot" w:date="2019-03-31T15:14:00Z">
        <w:r>
          <w:t xml:space="preserve"> </w:t>
        </w:r>
      </w:ins>
      <w:ins w:id="1238" w:author="Okot" w:date="2019-03-31T15:17:00Z">
        <w:r>
          <w:t>właściwa dystrybucja</w:t>
        </w:r>
      </w:ins>
      <w:ins w:id="1239" w:author="Okot" w:date="2019-03-31T15:12:00Z">
        <w:r>
          <w:t xml:space="preserve"> </w:t>
        </w:r>
      </w:ins>
      <w:ins w:id="1240" w:author="Okot" w:date="2019-03-31T15:13:00Z">
        <w:r>
          <w:t>jest istotn</w:t>
        </w:r>
      </w:ins>
      <w:ins w:id="1241" w:author="Okot" w:date="2019-03-31T15:17:00Z">
        <w:r>
          <w:t>a</w:t>
        </w:r>
      </w:ins>
      <w:ins w:id="1242" w:author="Okot" w:date="2019-03-31T15:13:00Z">
        <w:r>
          <w:t xml:space="preserve"> dla bezproblemowego funkcjonowa</w:t>
        </w:r>
      </w:ins>
      <w:ins w:id="1243" w:author="Okot" w:date="2019-03-31T15:14:00Z">
        <w:r>
          <w:t>nia organizmu, dlatego</w:t>
        </w:r>
      </w:ins>
      <w:ins w:id="1244" w:author="Okot" w:date="2019-03-31T15:18:00Z">
        <w:r>
          <w:t xml:space="preserve"> powyższe informacje dotyczące rozkładu energii w diecie zostały </w:t>
        </w:r>
      </w:ins>
    </w:p>
    <w:p w:rsidR="00405B12" w:rsidRDefault="00405B12">
      <w:pPr>
        <w:rPr>
          <w:ins w:id="1245" w:author="Okot" w:date="2019-03-31T15:20:00Z"/>
        </w:rPr>
      </w:pPr>
    </w:p>
    <w:p w:rsidR="00405B12" w:rsidRDefault="00405B12">
      <w:pPr>
        <w:ind w:firstLine="0"/>
        <w:rPr>
          <w:ins w:id="1246" w:author="Okot" w:date="2019-03-31T15:20:00Z"/>
        </w:rPr>
        <w:pPrChange w:id="1247" w:author="Okot" w:date="2019-03-31T15:20:00Z">
          <w:pPr/>
        </w:pPrChange>
      </w:pPr>
      <w:ins w:id="1248" w:author="Okot" w:date="2019-03-31T15:20:00Z">
        <w:r>
          <w:t>Tabela 2.10.</w:t>
        </w:r>
      </w:ins>
    </w:p>
    <w:p w:rsidR="005E2604" w:rsidRDefault="008511DF">
      <w:pPr>
        <w:ind w:firstLine="0"/>
        <w:rPr>
          <w:ins w:id="1249" w:author="Okot" w:date="2019-03-31T15:21:00Z"/>
        </w:rPr>
        <w:pPrChange w:id="1250" w:author="Okot" w:date="2019-03-31T15:20:00Z">
          <w:pPr/>
        </w:pPrChange>
      </w:pPr>
      <w:ins w:id="1251" w:author="Okot" w:date="2019-03-31T15:21:00Z">
        <w:r>
          <w:t>Zalecana d</w:t>
        </w:r>
      </w:ins>
      <w:ins w:id="1252" w:author="Okot" w:date="2019-03-31T15:20:00Z">
        <w:r>
          <w:t>ystrybucja makroelementów w diecie</w:t>
        </w:r>
      </w:ins>
      <w:ins w:id="1253" w:author="Okot" w:date="2019-03-31T15:18:00Z">
        <w:r w:rsidR="00405B12">
          <w:t xml:space="preserve"> </w:t>
        </w:r>
      </w:ins>
      <w:ins w:id="1254" w:author="Okot" w:date="2019-03-31T15:21:00Z">
        <w:r>
          <w:t>wg IŻŻ [11].</w:t>
        </w:r>
      </w:ins>
    </w:p>
    <w:tbl>
      <w:tblPr>
        <w:tblStyle w:val="Tabela-Siatka"/>
        <w:tblW w:w="0" w:type="auto"/>
        <w:tblLook w:val="04A0" w:firstRow="1" w:lastRow="0" w:firstColumn="1" w:lastColumn="0" w:noHBand="0" w:noVBand="1"/>
      </w:tblPr>
      <w:tblGrid>
        <w:gridCol w:w="4530"/>
        <w:gridCol w:w="4531"/>
      </w:tblGrid>
      <w:tr w:rsidR="008511DF" w:rsidTr="008511DF">
        <w:trPr>
          <w:ins w:id="1255" w:author="Okot" w:date="2019-03-31T15:22:00Z"/>
        </w:trPr>
        <w:tc>
          <w:tcPr>
            <w:tcW w:w="4530" w:type="dxa"/>
          </w:tcPr>
          <w:p w:rsidR="008511DF" w:rsidRPr="008511DF" w:rsidRDefault="008511DF">
            <w:pPr>
              <w:ind w:firstLine="0"/>
              <w:jc w:val="center"/>
              <w:rPr>
                <w:ins w:id="1256" w:author="Okot" w:date="2019-03-31T15:22:00Z"/>
                <w:b/>
                <w:rPrChange w:id="1257" w:author="Okot" w:date="2019-03-31T15:22:00Z">
                  <w:rPr>
                    <w:ins w:id="1258" w:author="Okot" w:date="2019-03-31T15:22:00Z"/>
                  </w:rPr>
                </w:rPrChange>
              </w:rPr>
              <w:pPrChange w:id="1259" w:author="Okot" w:date="2019-03-31T15:22:00Z">
                <w:pPr>
                  <w:ind w:firstLine="0"/>
                </w:pPr>
              </w:pPrChange>
            </w:pPr>
            <w:ins w:id="1260" w:author="Okot" w:date="2019-03-31T15:22:00Z">
              <w:r>
                <w:rPr>
                  <w:b/>
                </w:rPr>
                <w:t>Makroelementy</w:t>
              </w:r>
            </w:ins>
          </w:p>
        </w:tc>
        <w:tc>
          <w:tcPr>
            <w:tcW w:w="4531" w:type="dxa"/>
          </w:tcPr>
          <w:p w:rsidR="008511DF" w:rsidRPr="008511DF" w:rsidRDefault="008511DF">
            <w:pPr>
              <w:ind w:firstLine="0"/>
              <w:jc w:val="center"/>
              <w:rPr>
                <w:ins w:id="1261" w:author="Okot" w:date="2019-03-31T15:22:00Z"/>
                <w:b/>
                <w:rPrChange w:id="1262" w:author="Okot" w:date="2019-03-31T15:23:00Z">
                  <w:rPr>
                    <w:ins w:id="1263" w:author="Okot" w:date="2019-03-31T15:22:00Z"/>
                  </w:rPr>
                </w:rPrChange>
              </w:rPr>
              <w:pPrChange w:id="1264" w:author="Okot" w:date="2019-03-31T15:23:00Z">
                <w:pPr>
                  <w:ind w:firstLine="0"/>
                </w:pPr>
              </w:pPrChange>
            </w:pPr>
            <w:ins w:id="1265" w:author="Okot" w:date="2019-03-31T15:23:00Z">
              <w:r>
                <w:rPr>
                  <w:b/>
                </w:rPr>
                <w:t>Zalecenia (procent energii)</w:t>
              </w:r>
            </w:ins>
          </w:p>
        </w:tc>
      </w:tr>
      <w:tr w:rsidR="00363FD6" w:rsidRPr="008511DF" w:rsidTr="00AC0770">
        <w:tc>
          <w:tcPr>
            <w:tcW w:w="4530" w:type="dxa"/>
          </w:tcPr>
          <w:p w:rsidR="00363FD6" w:rsidRPr="00AC0770" w:rsidRDefault="00363FD6">
            <w:pPr>
              <w:ind w:firstLine="0"/>
              <w:jc w:val="center"/>
              <w:rPr>
                <w:ins w:id="1266" w:author="Okot" w:date="2019-03-31T15:22:00Z"/>
                <w:b/>
                <w:rPrChange w:id="1267" w:author="Okot" w:date="2019-03-31T15:22:00Z">
                  <w:rPr>
                    <w:ins w:id="1268" w:author="Okot" w:date="2019-03-31T15:22:00Z"/>
                  </w:rPr>
                </w:rPrChange>
              </w:rPr>
              <w:pPrChange w:id="1269" w:author="Okot" w:date="2019-03-31T15:22:00Z">
                <w:pPr>
                  <w:ind w:firstLine="0"/>
                </w:pPr>
              </w:pPrChange>
            </w:pPr>
            <w:r w:rsidRPr="00AC0770">
              <w:rPr>
                <w:b/>
              </w:rPr>
              <w:t>Białko</w:t>
            </w:r>
          </w:p>
        </w:tc>
        <w:tc>
          <w:tcPr>
            <w:tcW w:w="4531" w:type="dxa"/>
          </w:tcPr>
          <w:p w:rsidR="00363FD6" w:rsidRPr="00AC0770" w:rsidRDefault="00363FD6">
            <w:pPr>
              <w:ind w:firstLine="0"/>
              <w:jc w:val="center"/>
              <w:rPr>
                <w:ins w:id="1270" w:author="Okot" w:date="2019-03-31T15:22:00Z"/>
              </w:rPr>
              <w:pPrChange w:id="1271" w:author="Okot" w:date="2019-03-31T15:23:00Z">
                <w:pPr>
                  <w:ind w:firstLine="0"/>
                </w:pPr>
              </w:pPrChange>
            </w:pPr>
            <w:r>
              <w:t>10-15</w:t>
            </w:r>
          </w:p>
        </w:tc>
      </w:tr>
      <w:tr w:rsidR="00363FD6" w:rsidRPr="008511DF" w:rsidTr="00AC0770">
        <w:tc>
          <w:tcPr>
            <w:tcW w:w="4530" w:type="dxa"/>
          </w:tcPr>
          <w:p w:rsidR="00363FD6" w:rsidRPr="00AC0770" w:rsidRDefault="00363FD6">
            <w:pPr>
              <w:ind w:firstLine="0"/>
              <w:jc w:val="center"/>
              <w:rPr>
                <w:ins w:id="1272" w:author="Okot" w:date="2019-03-31T15:22:00Z"/>
                <w:b/>
                <w:rPrChange w:id="1273" w:author="Okot" w:date="2019-03-31T15:22:00Z">
                  <w:rPr>
                    <w:ins w:id="1274" w:author="Okot" w:date="2019-03-31T15:22:00Z"/>
                  </w:rPr>
                </w:rPrChange>
              </w:rPr>
              <w:pPrChange w:id="1275" w:author="Okot" w:date="2019-03-31T15:22:00Z">
                <w:pPr>
                  <w:ind w:firstLine="0"/>
                </w:pPr>
              </w:pPrChange>
            </w:pPr>
            <w:r w:rsidRPr="00AC0770">
              <w:rPr>
                <w:b/>
              </w:rPr>
              <w:t>Tłuszcze ogółem</w:t>
            </w:r>
          </w:p>
        </w:tc>
        <w:tc>
          <w:tcPr>
            <w:tcW w:w="4531" w:type="dxa"/>
          </w:tcPr>
          <w:p w:rsidR="00363FD6" w:rsidRPr="00AC0770" w:rsidRDefault="00363FD6">
            <w:pPr>
              <w:ind w:firstLine="0"/>
              <w:jc w:val="center"/>
              <w:pPrChange w:id="1276" w:author="Okot" w:date="2019-03-31T15:23:00Z">
                <w:pPr>
                  <w:ind w:firstLine="0"/>
                </w:pPr>
              </w:pPrChange>
            </w:pPr>
            <w:r>
              <w:t>15-30</w:t>
            </w:r>
          </w:p>
        </w:tc>
      </w:tr>
      <w:tr w:rsidR="00363FD6" w:rsidRPr="008511DF" w:rsidTr="00AC0770">
        <w:tc>
          <w:tcPr>
            <w:tcW w:w="4530" w:type="dxa"/>
          </w:tcPr>
          <w:p w:rsidR="00363FD6" w:rsidRPr="00AC0770" w:rsidRDefault="00363FD6" w:rsidP="00363FD6">
            <w:pPr>
              <w:ind w:firstLine="0"/>
              <w:jc w:val="center"/>
            </w:pPr>
            <w:r>
              <w:t>SFA</w:t>
            </w:r>
          </w:p>
        </w:tc>
        <w:tc>
          <w:tcPr>
            <w:tcW w:w="4531" w:type="dxa"/>
          </w:tcPr>
          <w:p w:rsidR="00363FD6" w:rsidRDefault="00363FD6" w:rsidP="00363FD6">
            <w:pPr>
              <w:ind w:firstLine="0"/>
              <w:jc w:val="center"/>
            </w:pPr>
            <w:r>
              <w:t>&lt; 10</w:t>
            </w:r>
          </w:p>
        </w:tc>
      </w:tr>
      <w:tr w:rsidR="00363FD6" w:rsidRPr="008511DF" w:rsidTr="00AC0770">
        <w:tc>
          <w:tcPr>
            <w:tcW w:w="4530" w:type="dxa"/>
          </w:tcPr>
          <w:p w:rsidR="00363FD6" w:rsidRPr="00AC0770" w:rsidRDefault="00363FD6" w:rsidP="00363FD6">
            <w:pPr>
              <w:ind w:firstLine="0"/>
              <w:jc w:val="center"/>
            </w:pPr>
            <w:r>
              <w:t>WNKT</w:t>
            </w:r>
          </w:p>
        </w:tc>
        <w:tc>
          <w:tcPr>
            <w:tcW w:w="4531" w:type="dxa"/>
          </w:tcPr>
          <w:p w:rsidR="00363FD6" w:rsidRDefault="00363FD6" w:rsidP="00363FD6">
            <w:pPr>
              <w:ind w:firstLine="0"/>
              <w:jc w:val="center"/>
            </w:pPr>
            <w:r>
              <w:t>6-10</w:t>
            </w:r>
          </w:p>
        </w:tc>
      </w:tr>
      <w:tr w:rsidR="00363FD6" w:rsidRPr="008511DF" w:rsidTr="00AC0770">
        <w:tc>
          <w:tcPr>
            <w:tcW w:w="4530" w:type="dxa"/>
          </w:tcPr>
          <w:p w:rsidR="00363FD6" w:rsidRDefault="00363FD6" w:rsidP="00363FD6">
            <w:pPr>
              <w:ind w:firstLine="0"/>
              <w:jc w:val="center"/>
            </w:pPr>
            <w:r>
              <w:t>Tłuszcze trans</w:t>
            </w:r>
          </w:p>
        </w:tc>
        <w:tc>
          <w:tcPr>
            <w:tcW w:w="4531" w:type="dxa"/>
          </w:tcPr>
          <w:p w:rsidR="00363FD6" w:rsidRDefault="00363FD6" w:rsidP="00363FD6">
            <w:pPr>
              <w:ind w:firstLine="0"/>
              <w:jc w:val="center"/>
            </w:pPr>
            <w:r>
              <w:t>&lt; 1</w:t>
            </w:r>
          </w:p>
        </w:tc>
      </w:tr>
      <w:tr w:rsidR="00363FD6" w:rsidRPr="008511DF" w:rsidTr="00AC0770">
        <w:tc>
          <w:tcPr>
            <w:tcW w:w="4530" w:type="dxa"/>
          </w:tcPr>
          <w:p w:rsidR="00363FD6" w:rsidRDefault="00363FD6" w:rsidP="00363FD6">
            <w:pPr>
              <w:ind w:firstLine="0"/>
              <w:jc w:val="center"/>
            </w:pPr>
            <w:r>
              <w:t>JNKT</w:t>
            </w:r>
          </w:p>
        </w:tc>
        <w:tc>
          <w:tcPr>
            <w:tcW w:w="4531" w:type="dxa"/>
          </w:tcPr>
          <w:p w:rsidR="00363FD6" w:rsidRDefault="00363FD6" w:rsidP="00363FD6">
            <w:pPr>
              <w:ind w:firstLine="0"/>
              <w:jc w:val="center"/>
            </w:pPr>
            <w:r>
              <w:t>Pozostała część (Tłuszcze ogółem – SFA – WNKT – trans)</w:t>
            </w:r>
          </w:p>
        </w:tc>
      </w:tr>
      <w:tr w:rsidR="00363FD6" w:rsidRPr="008511DF" w:rsidTr="00AC0770">
        <w:tc>
          <w:tcPr>
            <w:tcW w:w="4530" w:type="dxa"/>
          </w:tcPr>
          <w:p w:rsidR="00363FD6" w:rsidRPr="00AC0770" w:rsidRDefault="00363FD6">
            <w:pPr>
              <w:ind w:firstLine="0"/>
              <w:jc w:val="center"/>
              <w:rPr>
                <w:b/>
                <w:rPrChange w:id="1277" w:author="Okot" w:date="2019-03-31T15:22:00Z">
                  <w:rPr/>
                </w:rPrChange>
              </w:rPr>
              <w:pPrChange w:id="1278" w:author="Okot" w:date="2019-03-31T15:22:00Z">
                <w:pPr>
                  <w:ind w:firstLine="0"/>
                </w:pPr>
              </w:pPrChange>
            </w:pPr>
            <w:r w:rsidRPr="00AC0770">
              <w:rPr>
                <w:b/>
              </w:rPr>
              <w:t>Węglowodany</w:t>
            </w:r>
            <w:r>
              <w:rPr>
                <w:b/>
              </w:rPr>
              <w:t xml:space="preserve"> ogółem</w:t>
            </w:r>
          </w:p>
        </w:tc>
        <w:tc>
          <w:tcPr>
            <w:tcW w:w="4531" w:type="dxa"/>
          </w:tcPr>
          <w:p w:rsidR="00363FD6" w:rsidRPr="00AC0770" w:rsidRDefault="00363FD6">
            <w:pPr>
              <w:ind w:firstLine="0"/>
              <w:jc w:val="center"/>
              <w:rPr>
                <w:ins w:id="1279" w:author="Okot" w:date="2019-03-31T15:22:00Z"/>
              </w:rPr>
              <w:pPrChange w:id="1280" w:author="Okot" w:date="2019-03-31T15:23:00Z">
                <w:pPr>
                  <w:ind w:firstLine="0"/>
                </w:pPr>
              </w:pPrChange>
            </w:pPr>
            <w:r>
              <w:t>55-75</w:t>
            </w:r>
          </w:p>
        </w:tc>
      </w:tr>
      <w:tr w:rsidR="00363FD6" w:rsidRPr="008511DF" w:rsidTr="00AC0770">
        <w:tc>
          <w:tcPr>
            <w:tcW w:w="4530" w:type="dxa"/>
          </w:tcPr>
          <w:p w:rsidR="00363FD6" w:rsidRPr="000C3FBD" w:rsidRDefault="00363FD6" w:rsidP="00363FD6">
            <w:pPr>
              <w:ind w:firstLine="0"/>
              <w:jc w:val="center"/>
            </w:pPr>
            <w:r>
              <w:t>Cukry dodane</w:t>
            </w:r>
          </w:p>
        </w:tc>
        <w:tc>
          <w:tcPr>
            <w:tcW w:w="4531" w:type="dxa"/>
          </w:tcPr>
          <w:p w:rsidR="00363FD6" w:rsidRDefault="00363FD6" w:rsidP="00363FD6">
            <w:pPr>
              <w:ind w:firstLine="0"/>
              <w:jc w:val="center"/>
            </w:pPr>
            <w:r>
              <w:t>&lt; 10</w:t>
            </w:r>
          </w:p>
        </w:tc>
      </w:tr>
    </w:tbl>
    <w:p w:rsidR="00AC0770" w:rsidRDefault="00AC0770" w:rsidP="004B514A">
      <w:pPr>
        <w:ind w:firstLine="0"/>
      </w:pPr>
    </w:p>
    <w:p w:rsidR="004B514A" w:rsidRDefault="003B3440">
      <w:r>
        <w:t>Prawidłowe</w:t>
      </w:r>
      <w:r w:rsidR="004B514A">
        <w:t xml:space="preserve"> odżywianie to nie tylko właściwy balans makroskładników. Istnieje wiele niezbędnych składników odżywczych, które należy dostarczyć organizmowi do właściwego funkcjonowania i im zostanie poświęcony kolejny punkt.</w:t>
      </w:r>
    </w:p>
    <w:p w:rsidR="004B514A" w:rsidRDefault="004B514A" w:rsidP="004B514A">
      <w:pPr>
        <w:rPr>
          <w:ins w:id="1281" w:author="Okot" w:date="2019-03-31T15:10:00Z"/>
        </w:rPr>
      </w:pPr>
    </w:p>
    <w:p w:rsidR="006F5DB1" w:rsidRDefault="006F5DB1" w:rsidP="006F5DB1">
      <w:pPr>
        <w:pStyle w:val="Nagwek2"/>
      </w:pPr>
      <w:r>
        <w:t>2.1.4. Witaminy i składniki mineralne</w:t>
      </w:r>
      <w:r w:rsidR="00DA1886">
        <w:t xml:space="preserve"> [10,11,12,13]</w:t>
      </w:r>
    </w:p>
    <w:p w:rsidR="003B3440" w:rsidRDefault="003B3440" w:rsidP="003B3440"/>
    <w:p w:rsidR="009F0FF4" w:rsidRDefault="009F0FF4" w:rsidP="003B3440">
      <w:r>
        <w:t>W kontek</w:t>
      </w:r>
      <w:r w:rsidR="003F0612">
        <w:t>ście diety często mówi się o „niezbędnych składnikach odżywczych”. Zgodnie z definicją są to takie związki chemiczne, które są dostarczane z pożywieniem, pozwalają na prawidłowe funkcjonowanie organizmu oraz organizm nie jest ich w stanie samodzielnie produkować</w:t>
      </w:r>
      <w:r w:rsidR="00FF3D1F">
        <w:t> [8]</w:t>
      </w:r>
      <w:r w:rsidR="003F0612">
        <w:t xml:space="preserve">. Większość witamin i minerałów </w:t>
      </w:r>
      <w:r w:rsidR="00B04A0C">
        <w:t>spełnia tę definicję. W niniejszym podpunkcie zostanie skrótowo omówione, jak jest ich rola w organizmie oraz dlaczego należy zadbać o ich właściwą podaż z dietą.</w:t>
      </w:r>
    </w:p>
    <w:p w:rsidR="00763621" w:rsidRDefault="00763621" w:rsidP="003B3440"/>
    <w:p w:rsidR="001140FC" w:rsidRDefault="001140FC" w:rsidP="001140FC">
      <w:pPr>
        <w:pStyle w:val="Nagwek2"/>
      </w:pPr>
      <w:r>
        <w:lastRenderedPageBreak/>
        <w:t xml:space="preserve">2.1.4.1. </w:t>
      </w:r>
      <w:r w:rsidR="00BE5A3D">
        <w:t>Cynk</w:t>
      </w:r>
    </w:p>
    <w:p w:rsidR="00422C09" w:rsidRDefault="00422C09" w:rsidP="003B3440">
      <w:pPr>
        <w:rPr>
          <w:b/>
        </w:rPr>
      </w:pPr>
      <w:r>
        <w:rPr>
          <w:b/>
        </w:rPr>
        <w:t>Fosfor</w:t>
      </w:r>
    </w:p>
    <w:p w:rsidR="00422C09" w:rsidRPr="00422C09" w:rsidRDefault="00422C09" w:rsidP="003B3440">
      <w:r>
        <w:t xml:space="preserve">Nadmierne spożycie fosforu jest niebezpieczne dla zdrowia i życia. Jego zbyt duża zawartość w organizmie może doprowadzić do uszkodzenia naczyń krwionośnych, niewydolności nerek, </w:t>
      </w:r>
      <w:r w:rsidR="004A2CDC">
        <w:t>zmniejszać masę kostną, przyśpieszać procesy starzenia oraz zwiększać ryzyko chorób serca [9].</w:t>
      </w:r>
    </w:p>
    <w:p w:rsidR="003B3440" w:rsidRDefault="003B3440" w:rsidP="003B3440">
      <w:pPr>
        <w:rPr>
          <w:b/>
        </w:rPr>
      </w:pPr>
      <w:r>
        <w:rPr>
          <w:b/>
        </w:rPr>
        <w:t>Sód</w:t>
      </w:r>
    </w:p>
    <w:p w:rsidR="003B3440" w:rsidRDefault="00422C09" w:rsidP="003B3440">
      <w:r>
        <w:t>Do zaspokojenia zapotrzebowania na sód wystarczą niewielkie jego ilości dostępne wraz z nieprzetworzonym pożywieniem. Znaczna część populacji spożywa go zdecydowanie nadmierne ilości, ponieważ sód jest jednym z głównych składników soli kuchennej, która jest dodawana w dużych ilościach do produktów przetworzonych oraz chętnie używana do doprawiania jedzenia domowego. Zbyt wysoki poziom sodu w organizmie jest natomiast jedną z istotnych przyczyn nadciśnienia</w:t>
      </w:r>
      <w:r w:rsidR="004A2CDC">
        <w:t> [9]</w:t>
      </w:r>
      <w:r>
        <w:t>.</w:t>
      </w:r>
    </w:p>
    <w:p w:rsidR="00143CE6" w:rsidRDefault="00143CE6" w:rsidP="003B3440">
      <w:pPr>
        <w:rPr>
          <w:b/>
        </w:rPr>
      </w:pPr>
      <w:r>
        <w:rPr>
          <w:b/>
        </w:rPr>
        <w:t>Witamina A</w:t>
      </w:r>
    </w:p>
    <w:p w:rsidR="0076740D" w:rsidRDefault="0076740D" w:rsidP="003B3440">
      <w:r>
        <w:t>W przeciwieństwie do większości witamin, witamina A jest rozpuszczalna w tłuszczach, a nie w wodzie. Występuje w formie aktywnej, zwanej powszechnie retinolem, która jest obecna jedynie w produktach pochodzenia zwierzęcego oraz jest wytwarzana w organizmie człowieka z karotenoidów obecnych w roślinach</w:t>
      </w:r>
      <w:r w:rsidR="004B5FF5">
        <w:t>, a zwłaszcza z beta-karotenu</w:t>
      </w:r>
      <w:r>
        <w:t>.</w:t>
      </w:r>
      <w:r w:rsidR="001A42F7">
        <w:t xml:space="preserve"> Ze względu na dualizm dostarczania opracowano specjalną jednostkę wyrażania zapotrzebowania i podaży tej witaminy – równoważnik retinolowy zwany też ekwiwalentem retinolu (RE). P</w:t>
      </w:r>
      <w:r w:rsidR="004B5FF5">
        <w:t>rzyjmuje się, że 1 µg retinolu (1 RE) odpowiada 6 µg beta-karotenu.</w:t>
      </w:r>
    </w:p>
    <w:p w:rsidR="000F4DC7" w:rsidRDefault="000F4DC7" w:rsidP="003B3440">
      <w:r>
        <w:t>Niedobór witaminy A mogą wystąpić na diecie niskotłuszczowej. Do jego objawów należy wysuszanie skóry, osłabienie błon śluzowych i odporności oraz osłabienie widzenia, które długofalowo może zaowocować trwałymi wadami wzroku.</w:t>
      </w:r>
    </w:p>
    <w:p w:rsidR="00CF2F65" w:rsidRDefault="00CF2F65" w:rsidP="003B3440">
      <w:pPr>
        <w:rPr>
          <w:b/>
          <w:vertAlign w:val="subscript"/>
        </w:rPr>
      </w:pPr>
      <w:r>
        <w:rPr>
          <w:b/>
        </w:rPr>
        <w:t>Witamina B</w:t>
      </w:r>
      <w:r>
        <w:rPr>
          <w:b/>
          <w:vertAlign w:val="subscript"/>
        </w:rPr>
        <w:t>2</w:t>
      </w:r>
    </w:p>
    <w:p w:rsidR="00CF2F65" w:rsidRPr="00CF2F65" w:rsidRDefault="00CF2F65" w:rsidP="003B3440">
      <w:r>
        <w:t xml:space="preserve">Niedobory ryboflawiny trudno zaliczyć do groźnych, prowadzą między innymi do łojotokowego zapalenia skóry albo zapalenia kącika ust, które są stanami nieprzyjemnymi, ale z pewnością </w:t>
      </w:r>
      <w:bookmarkStart w:id="1282" w:name="_GoBack"/>
      <w:bookmarkEnd w:id="1282"/>
      <w:r>
        <w:t>niezagrażającymi zdrowiu ani życiu.</w:t>
      </w:r>
    </w:p>
    <w:p w:rsidR="00434E31" w:rsidRDefault="00434E31" w:rsidP="003B3440">
      <w:pPr>
        <w:rPr>
          <w:b/>
          <w:vertAlign w:val="subscript"/>
        </w:rPr>
      </w:pPr>
      <w:r>
        <w:rPr>
          <w:b/>
        </w:rPr>
        <w:t>Witamina B</w:t>
      </w:r>
      <w:r>
        <w:rPr>
          <w:b/>
          <w:vertAlign w:val="subscript"/>
        </w:rPr>
        <w:t>12</w:t>
      </w:r>
    </w:p>
    <w:p w:rsidR="00434E31" w:rsidRDefault="00434E31" w:rsidP="003B3440">
      <w:r>
        <w:t>Witamina B</w:t>
      </w:r>
      <w:r>
        <w:rPr>
          <w:vertAlign w:val="subscript"/>
        </w:rPr>
        <w:t>12</w:t>
      </w:r>
      <w:r>
        <w:t xml:space="preserve">, zwana też kobalaminą, znajduje się wyłącznie w produktach pochodzenia zwierzęcego, dlatego szczególnie narażone na jej niedobory są osoby na dietach wegetariańskich. </w:t>
      </w:r>
    </w:p>
    <w:p w:rsidR="00434E31" w:rsidRDefault="00434E31" w:rsidP="003B3440">
      <w:r>
        <w:lastRenderedPageBreak/>
        <w:t>Jest niezbędna do prawidłowej pracy układu nerwowego i powstawania komórek krwi.</w:t>
      </w:r>
      <w:r w:rsidR="00143CE6">
        <w:t xml:space="preserve"> Wpływa również na poziom homocysteiny, która jest między innymi jednym z czynników miażdżycowych.</w:t>
      </w:r>
    </w:p>
    <w:p w:rsidR="00434E31" w:rsidRDefault="00434E31" w:rsidP="003B3440">
      <w:r>
        <w:t xml:space="preserve">Jej niedobory są szczególnie niebezpieczne, gdyż mogą prowadzić do nieodwracalnych zmian w układzie nerwowym. </w:t>
      </w:r>
      <w:r w:rsidR="00143CE6">
        <w:t xml:space="preserve">Do łagodniejszych skutków jej braków można zaliczyć osłabienie, zmęczenie, dolegliwości ze strony układu </w:t>
      </w:r>
      <w:r w:rsidR="00341F3F">
        <w:t xml:space="preserve">pokarmowego, </w:t>
      </w:r>
      <w:r w:rsidR="00143CE6">
        <w:t>depresję, problemy z koncentracją i zaniki pamięci oraz zaburzenia neurologicznie ze szczególnym uwzględnieniem zaburzeń czucia.</w:t>
      </w:r>
    </w:p>
    <w:p w:rsidR="000139A3" w:rsidRDefault="000139A3" w:rsidP="000139A3">
      <w:pPr>
        <w:rPr>
          <w:b/>
        </w:rPr>
      </w:pPr>
      <w:r>
        <w:rPr>
          <w:b/>
        </w:rPr>
        <w:t>Żelazo</w:t>
      </w:r>
    </w:p>
    <w:p w:rsidR="000139A3" w:rsidRPr="00434E31" w:rsidRDefault="000139A3" w:rsidP="003B3440">
      <w:r>
        <w:t xml:space="preserve">Balansowanie właściwą podażą żelaza wraz z dietą jest szczególnie istotne. Ponieważ żelazo intensyfikuje proces utleniania w wyniku którego powstają wolnych rodników, zbyt duża konsumpcja żelaza wiąże się ze zwiększonym ryzykiem nowotworów. Z kolei zbyt mała może doprowadzić do anemii [9]. </w:t>
      </w:r>
    </w:p>
    <w:p w:rsidR="00572864" w:rsidRDefault="00572864" w:rsidP="00572864"/>
    <w:p w:rsidR="00572864" w:rsidRDefault="00572864" w:rsidP="00572864">
      <w:pPr>
        <w:pStyle w:val="Nagwek2"/>
      </w:pPr>
      <w:r>
        <w:t xml:space="preserve">2.1.5. </w:t>
      </w:r>
      <w:r w:rsidR="00E86BF2">
        <w:t>Zapotrzebowanie i normy żywieniowe</w:t>
      </w:r>
      <w:r w:rsidR="00E439FC">
        <w:t xml:space="preserve"> [11].</w:t>
      </w:r>
    </w:p>
    <w:p w:rsidR="00AA45DD" w:rsidRDefault="00AA45DD" w:rsidP="00AA45DD"/>
    <w:p w:rsidR="00AA45DD" w:rsidRDefault="00AA45DD" w:rsidP="00AA45DD">
      <w:pPr>
        <w:pStyle w:val="Nagwek2"/>
      </w:pPr>
      <w:r>
        <w:t>2.1.5.X. Suplementy</w:t>
      </w:r>
    </w:p>
    <w:p w:rsidR="00AA45DD" w:rsidRDefault="00AA45DD" w:rsidP="00AA45DD"/>
    <w:p w:rsidR="00AA45DD" w:rsidRDefault="00AA45DD" w:rsidP="00AA45DD">
      <w:r>
        <w:t xml:space="preserve">Poprawnie zbilansowana dieta nie wymaga stosowania żadnych suplementów poza witaminą D. Chociaż dostarczanie aż </w:t>
      </w:r>
    </w:p>
    <w:p w:rsidR="00AA45DD" w:rsidRPr="00AA45DD" w:rsidRDefault="00AA45DD" w:rsidP="00AA45DD">
      <w:r>
        <w:t>Nadmierne spożycie witaminy A z suplementów może być toksyczne i skutkuje osłabieniem mięśni, apetytu oraz kości, łysieniem, krwotokami, problemami z sercem i u kładem nerwowym, podczas gdy spożywanie jej w dużych ilościach z dietą nie wywołuje takich objawów [</w:t>
      </w:r>
      <w:r w:rsidR="00CF2F65">
        <w:t>12</w:t>
      </w:r>
      <w:r>
        <w:t>].</w:t>
      </w:r>
    </w:p>
    <w:p w:rsidR="00572864" w:rsidRDefault="00572864" w:rsidP="00572864"/>
    <w:p w:rsidR="00572864" w:rsidRPr="00572864" w:rsidRDefault="00572864" w:rsidP="00572864">
      <w:pPr>
        <w:pStyle w:val="Nagwek2"/>
      </w:pPr>
      <w:r>
        <w:t>2.1.6. Aktywność fizyczna</w:t>
      </w:r>
    </w:p>
    <w:p w:rsidR="00163020" w:rsidRDefault="00163020" w:rsidP="0021282D"/>
    <w:p w:rsidR="00EA5EC0" w:rsidRDefault="00EA5EC0" w:rsidP="00EA5EC0">
      <w:pPr>
        <w:jc w:val="center"/>
      </w:pPr>
      <w:r>
        <w:t>* * *</w:t>
      </w:r>
    </w:p>
    <w:p w:rsidR="00EA5EC0" w:rsidRPr="00EA5EC0" w:rsidRDefault="00EA5EC0" w:rsidP="00EA5EC0">
      <w:pPr>
        <w:jc w:val="center"/>
        <w:rPr>
          <w:b/>
        </w:rPr>
      </w:pPr>
      <w:r>
        <w:rPr>
          <w:b/>
        </w:rPr>
        <w:t>[do projektu albo wymagań?]</w:t>
      </w:r>
    </w:p>
    <w:p w:rsidR="00EA5EC0" w:rsidRDefault="00EA5EC0" w:rsidP="0021282D">
      <w:r>
        <w:t xml:space="preserve">Problem z powyższą klasyfikacją polega na tym, że przedziały są szerokie i człowiek może mieć trudność z uczciwym przypisaniem siebie do jednego z nich. W przypadku współpracy z dietetykiem, lekarz powinien przeprowadzić szczegółowy wywiad odnoście zwyczajów pacjenta i na jego podstawie dokonać obiektywnego przyporządkowania. W przypadku aplikacji, którą użytkownik ma samodzielnie obsługiwać  </w:t>
      </w:r>
    </w:p>
    <w:p w:rsidR="00BF75C5" w:rsidRPr="00AB29B4" w:rsidRDefault="00BF75C5" w:rsidP="00BF75C5"/>
    <w:p w:rsidR="00E375D2" w:rsidRDefault="00E375D2" w:rsidP="00423CC1">
      <w:pPr>
        <w:pStyle w:val="Podtytu"/>
        <w:numPr>
          <w:ilvl w:val="0"/>
          <w:numId w:val="0"/>
        </w:numPr>
        <w:ind w:left="360"/>
      </w:pPr>
      <w:bookmarkStart w:id="1283" w:name="_Toc2271890"/>
      <w:r>
        <w:lastRenderedPageBreak/>
        <w:t>Porównanie wybranych produktów rynkowych</w:t>
      </w:r>
      <w:bookmarkEnd w:id="1283"/>
    </w:p>
    <w:p w:rsidR="00E375D2" w:rsidRDefault="00E375D2" w:rsidP="00423CC1">
      <w:pPr>
        <w:pStyle w:val="Nagwek2"/>
        <w:ind w:left="360"/>
      </w:pPr>
      <w:bookmarkStart w:id="1284" w:name="_Toc2271891"/>
      <w:r>
        <w:t>&lt;Dodam nazwę jak wybiorę program&gt;</w:t>
      </w:r>
      <w:bookmarkEnd w:id="1284"/>
    </w:p>
    <w:p w:rsidR="00E375D2" w:rsidRDefault="00E375D2" w:rsidP="00423CC1">
      <w:pPr>
        <w:pStyle w:val="Nagwek2"/>
        <w:ind w:left="360"/>
      </w:pPr>
      <w:bookmarkStart w:id="1285" w:name="_Toc2271892"/>
      <w:r>
        <w:t>Cronometr</w:t>
      </w:r>
      <w:bookmarkEnd w:id="1285"/>
    </w:p>
    <w:p w:rsidR="00E375D2" w:rsidRDefault="00E375D2" w:rsidP="00423CC1">
      <w:pPr>
        <w:pStyle w:val="Nagwek2"/>
        <w:ind w:left="360"/>
      </w:pPr>
      <w:bookmarkStart w:id="1286" w:name="_Toc2271893"/>
      <w:r>
        <w:t>Ilewazy.pl</w:t>
      </w:r>
      <w:bookmarkEnd w:id="1286"/>
    </w:p>
    <w:p w:rsidR="00E375D2" w:rsidRDefault="00E375D2" w:rsidP="00423CC1">
      <w:pPr>
        <w:pStyle w:val="Nagwek1"/>
        <w:ind w:left="360"/>
      </w:pPr>
      <w:bookmarkStart w:id="1287" w:name="_Toc2271894"/>
      <w:r>
        <w:t>Analiza systemu</w:t>
      </w:r>
      <w:bookmarkEnd w:id="1287"/>
    </w:p>
    <w:p w:rsidR="00E375D2" w:rsidRDefault="00E375D2" w:rsidP="00423CC1">
      <w:pPr>
        <w:pStyle w:val="Podtytu"/>
        <w:numPr>
          <w:ilvl w:val="0"/>
          <w:numId w:val="0"/>
        </w:numPr>
        <w:ind w:left="360"/>
      </w:pPr>
      <w:r>
        <w:t xml:space="preserve"> </w:t>
      </w:r>
      <w:bookmarkStart w:id="1288" w:name="_Toc2271895"/>
      <w:r>
        <w:t>Architektura systemu</w:t>
      </w:r>
      <w:bookmarkEnd w:id="1288"/>
    </w:p>
    <w:p w:rsidR="00E375D2" w:rsidRDefault="00E375D2" w:rsidP="00423CC1">
      <w:pPr>
        <w:pStyle w:val="Podtytu"/>
        <w:numPr>
          <w:ilvl w:val="0"/>
          <w:numId w:val="0"/>
        </w:numPr>
        <w:ind w:left="360"/>
      </w:pPr>
      <w:r>
        <w:t xml:space="preserve"> </w:t>
      </w:r>
      <w:bookmarkStart w:id="1289" w:name="_Toc2271896"/>
      <w:r>
        <w:t>Model danych</w:t>
      </w:r>
      <w:bookmarkEnd w:id="1289"/>
    </w:p>
    <w:p w:rsidR="00E375D2" w:rsidRDefault="00E375D2" w:rsidP="00423CC1">
      <w:pPr>
        <w:pStyle w:val="Podtytu"/>
        <w:numPr>
          <w:ilvl w:val="0"/>
          <w:numId w:val="0"/>
        </w:numPr>
        <w:ind w:left="360"/>
      </w:pPr>
      <w:r>
        <w:t xml:space="preserve"> </w:t>
      </w:r>
      <w:bookmarkStart w:id="1290" w:name="_Toc2271897"/>
      <w:r>
        <w:t>Narzędzia do realizacji projektu</w:t>
      </w:r>
      <w:bookmarkEnd w:id="1290"/>
    </w:p>
    <w:p w:rsidR="00E375D2" w:rsidRDefault="00E375D2" w:rsidP="00423CC1">
      <w:pPr>
        <w:pStyle w:val="Nagwek2"/>
        <w:ind w:left="360"/>
      </w:pPr>
      <w:bookmarkStart w:id="1291" w:name="_Toc2271898"/>
      <w:r>
        <w:t>PHP + Symphony 4</w:t>
      </w:r>
      <w:bookmarkEnd w:id="1291"/>
    </w:p>
    <w:p w:rsidR="00E375D2" w:rsidRDefault="00E375D2" w:rsidP="00423CC1">
      <w:pPr>
        <w:pStyle w:val="Nagwek2"/>
        <w:ind w:left="360"/>
      </w:pPr>
      <w:bookmarkStart w:id="1292" w:name="_Toc2271899"/>
      <w:r>
        <w:t>Highcharts</w:t>
      </w:r>
      <w:bookmarkEnd w:id="1292"/>
    </w:p>
    <w:p w:rsidR="00E375D2" w:rsidRDefault="00E375D2" w:rsidP="00423CC1">
      <w:pPr>
        <w:pStyle w:val="Nagwek1"/>
        <w:ind w:left="360"/>
      </w:pPr>
      <w:bookmarkStart w:id="1293" w:name="_Toc2271900"/>
      <w:r>
        <w:t>specyfikacja wymagań</w:t>
      </w:r>
      <w:bookmarkEnd w:id="1293"/>
    </w:p>
    <w:p w:rsidR="00E375D2" w:rsidRDefault="00E375D2" w:rsidP="00423CC1">
      <w:pPr>
        <w:pStyle w:val="Podtytu"/>
        <w:numPr>
          <w:ilvl w:val="0"/>
          <w:numId w:val="0"/>
        </w:numPr>
        <w:ind w:left="360"/>
      </w:pPr>
      <w:r>
        <w:t xml:space="preserve"> </w:t>
      </w:r>
      <w:bookmarkStart w:id="1294" w:name="_Toc2271901"/>
      <w:r>
        <w:t>Wymagania funkcjonalne</w:t>
      </w:r>
      <w:bookmarkEnd w:id="1294"/>
    </w:p>
    <w:p w:rsidR="00E375D2" w:rsidRDefault="00E375D2" w:rsidP="00423CC1">
      <w:pPr>
        <w:pStyle w:val="Podtytu"/>
        <w:numPr>
          <w:ilvl w:val="0"/>
          <w:numId w:val="0"/>
        </w:numPr>
        <w:ind w:left="360"/>
      </w:pPr>
      <w:r>
        <w:t xml:space="preserve"> </w:t>
      </w:r>
      <w:bookmarkStart w:id="1295" w:name="_Toc2271902"/>
      <w:r>
        <w:t>Wymagania pozafunkcjonalne</w:t>
      </w:r>
      <w:bookmarkEnd w:id="1295"/>
    </w:p>
    <w:p w:rsidR="00E375D2" w:rsidRDefault="00E375D2" w:rsidP="00423CC1">
      <w:pPr>
        <w:pStyle w:val="Nagwek1"/>
        <w:ind w:left="360"/>
      </w:pPr>
      <w:bookmarkStart w:id="1296" w:name="_Toc2271903"/>
      <w:r>
        <w:t>projekt</w:t>
      </w:r>
      <w:bookmarkEnd w:id="1296"/>
    </w:p>
    <w:p w:rsidR="00E375D2" w:rsidRDefault="00E375D2" w:rsidP="00423CC1">
      <w:pPr>
        <w:pStyle w:val="Podtytu"/>
        <w:numPr>
          <w:ilvl w:val="0"/>
          <w:numId w:val="0"/>
        </w:numPr>
        <w:ind w:left="360"/>
      </w:pPr>
      <w:bookmarkStart w:id="1297" w:name="_Toc2271904"/>
      <w:r>
        <w:t>Projekt bazy danych</w:t>
      </w:r>
      <w:bookmarkEnd w:id="1297"/>
    </w:p>
    <w:p w:rsidR="00E375D2" w:rsidRDefault="00E375D2" w:rsidP="00423CC1">
      <w:pPr>
        <w:pStyle w:val="Podtytu"/>
        <w:numPr>
          <w:ilvl w:val="0"/>
          <w:numId w:val="0"/>
        </w:numPr>
        <w:ind w:left="360"/>
      </w:pPr>
      <w:r>
        <w:t xml:space="preserve"> </w:t>
      </w:r>
      <w:bookmarkStart w:id="1298" w:name="_Toc2271905"/>
      <w:r>
        <w:t>Projekt interfejsów użytkownika</w:t>
      </w:r>
      <w:bookmarkEnd w:id="1298"/>
    </w:p>
    <w:p w:rsidR="00E375D2" w:rsidRDefault="00E375D2" w:rsidP="00423CC1">
      <w:pPr>
        <w:pStyle w:val="Podtytu"/>
        <w:numPr>
          <w:ilvl w:val="0"/>
          <w:numId w:val="0"/>
        </w:numPr>
        <w:ind w:left="360"/>
      </w:pPr>
      <w:r>
        <w:t xml:space="preserve"> </w:t>
      </w:r>
      <w:bookmarkStart w:id="1299" w:name="_Toc2271906"/>
      <w:r>
        <w:t>Projekt logiki biznesowej</w:t>
      </w:r>
      <w:bookmarkEnd w:id="1299"/>
    </w:p>
    <w:p w:rsidR="00E375D2" w:rsidRDefault="00E375D2" w:rsidP="00423CC1">
      <w:pPr>
        <w:pStyle w:val="Podtytu"/>
        <w:numPr>
          <w:ilvl w:val="0"/>
          <w:numId w:val="0"/>
        </w:numPr>
        <w:ind w:left="360"/>
      </w:pPr>
      <w:r>
        <w:t xml:space="preserve"> </w:t>
      </w:r>
      <w:bookmarkStart w:id="1300" w:name="_Toc2271907"/>
      <w:r>
        <w:t>Projekt testów</w:t>
      </w:r>
      <w:bookmarkEnd w:id="1300"/>
    </w:p>
    <w:p w:rsidR="00973C06" w:rsidRDefault="00973C06" w:rsidP="00423CC1">
      <w:pPr>
        <w:pStyle w:val="Nagwek2"/>
        <w:ind w:left="360"/>
      </w:pPr>
      <w:bookmarkStart w:id="1301" w:name="_Toc2271908"/>
      <w:r>
        <w:t>Testy funkcjonalne</w:t>
      </w:r>
      <w:bookmarkEnd w:id="1301"/>
    </w:p>
    <w:p w:rsidR="00973C06" w:rsidRDefault="00973C06" w:rsidP="00423CC1">
      <w:pPr>
        <w:pStyle w:val="Nagwek2"/>
        <w:ind w:left="360"/>
      </w:pPr>
      <w:bookmarkStart w:id="1302" w:name="_Toc2271909"/>
      <w:r>
        <w:t>Testy jednostkowe</w:t>
      </w:r>
      <w:bookmarkEnd w:id="1302"/>
    </w:p>
    <w:p w:rsidR="00973C06" w:rsidRDefault="00973C06" w:rsidP="00423CC1">
      <w:pPr>
        <w:pStyle w:val="Nagwek2"/>
        <w:ind w:left="360"/>
      </w:pPr>
      <w:bookmarkStart w:id="1303" w:name="_Toc2271910"/>
      <w:r>
        <w:t>Testy obciążeniowe</w:t>
      </w:r>
      <w:bookmarkEnd w:id="1303"/>
    </w:p>
    <w:p w:rsidR="00973C06" w:rsidRPr="00973C06" w:rsidRDefault="00973C06" w:rsidP="00423CC1">
      <w:pPr>
        <w:pStyle w:val="Nagwek2"/>
        <w:ind w:left="360"/>
      </w:pPr>
      <w:bookmarkStart w:id="1304" w:name="_Toc2271911"/>
      <w:r>
        <w:t>Testy użytkowników</w:t>
      </w:r>
      <w:bookmarkEnd w:id="1304"/>
    </w:p>
    <w:p w:rsidR="00E375D2" w:rsidRDefault="00E375D2" w:rsidP="00423CC1">
      <w:pPr>
        <w:pStyle w:val="Nagwek1"/>
        <w:ind w:left="360"/>
      </w:pPr>
      <w:bookmarkStart w:id="1305" w:name="_Toc2271912"/>
      <w:r>
        <w:t>implementacja</w:t>
      </w:r>
      <w:bookmarkEnd w:id="1305"/>
    </w:p>
    <w:p w:rsidR="00E375D2" w:rsidRDefault="00E375D2" w:rsidP="00423CC1">
      <w:pPr>
        <w:pStyle w:val="Podtytu"/>
        <w:numPr>
          <w:ilvl w:val="0"/>
          <w:numId w:val="0"/>
        </w:numPr>
        <w:ind w:left="360"/>
      </w:pPr>
      <w:r>
        <w:t xml:space="preserve"> </w:t>
      </w:r>
      <w:bookmarkStart w:id="1306" w:name="_Toc2271913"/>
      <w:r>
        <w:t>Implementacja bazy danych</w:t>
      </w:r>
      <w:bookmarkEnd w:id="1306"/>
    </w:p>
    <w:p w:rsidR="00E375D2" w:rsidRDefault="00E375D2" w:rsidP="00423CC1">
      <w:pPr>
        <w:pStyle w:val="Podtytu"/>
        <w:numPr>
          <w:ilvl w:val="0"/>
          <w:numId w:val="0"/>
        </w:numPr>
        <w:ind w:left="360"/>
      </w:pPr>
      <w:r>
        <w:t xml:space="preserve"> </w:t>
      </w:r>
      <w:bookmarkStart w:id="1307" w:name="_Toc2271914"/>
      <w:r>
        <w:t>Implementacja logiki biznesowej</w:t>
      </w:r>
      <w:bookmarkEnd w:id="1307"/>
    </w:p>
    <w:p w:rsidR="00E375D2" w:rsidRDefault="00E375D2" w:rsidP="00423CC1">
      <w:pPr>
        <w:pStyle w:val="Podtytu"/>
        <w:numPr>
          <w:ilvl w:val="0"/>
          <w:numId w:val="0"/>
        </w:numPr>
        <w:ind w:left="360"/>
      </w:pPr>
      <w:r>
        <w:t xml:space="preserve"> </w:t>
      </w:r>
      <w:bookmarkStart w:id="1308" w:name="_Toc2271915"/>
      <w:r>
        <w:t>Implementacja interfejsów użytkownika</w:t>
      </w:r>
      <w:bookmarkEnd w:id="1308"/>
    </w:p>
    <w:p w:rsidR="00E375D2" w:rsidRDefault="00E375D2" w:rsidP="00423CC1">
      <w:pPr>
        <w:pStyle w:val="Nagwek1"/>
        <w:ind w:left="360"/>
      </w:pPr>
      <w:bookmarkStart w:id="1309" w:name="_Toc2271916"/>
      <w:r>
        <w:t>testy</w:t>
      </w:r>
      <w:bookmarkEnd w:id="1309"/>
    </w:p>
    <w:p w:rsidR="00973C06" w:rsidRDefault="00973C06" w:rsidP="00423CC1">
      <w:pPr>
        <w:pStyle w:val="Podtytu"/>
        <w:numPr>
          <w:ilvl w:val="0"/>
          <w:numId w:val="0"/>
        </w:numPr>
        <w:ind w:left="360"/>
      </w:pPr>
      <w:r>
        <w:t xml:space="preserve"> </w:t>
      </w:r>
      <w:bookmarkStart w:id="1310" w:name="_Toc2271917"/>
      <w:r>
        <w:t>Testy funkcjonalne</w:t>
      </w:r>
      <w:bookmarkEnd w:id="1310"/>
    </w:p>
    <w:p w:rsidR="00973C06" w:rsidRDefault="00973C06" w:rsidP="00423CC1">
      <w:pPr>
        <w:pStyle w:val="Podtytu"/>
        <w:numPr>
          <w:ilvl w:val="0"/>
          <w:numId w:val="0"/>
        </w:numPr>
        <w:ind w:left="360"/>
      </w:pPr>
      <w:r>
        <w:t xml:space="preserve"> </w:t>
      </w:r>
      <w:bookmarkStart w:id="1311" w:name="_Toc2271918"/>
      <w:r>
        <w:t>Testy jednostkowe</w:t>
      </w:r>
      <w:bookmarkEnd w:id="1311"/>
    </w:p>
    <w:p w:rsidR="00973C06" w:rsidRDefault="00973C06" w:rsidP="00423CC1">
      <w:pPr>
        <w:pStyle w:val="Podtytu"/>
        <w:numPr>
          <w:ilvl w:val="0"/>
          <w:numId w:val="0"/>
        </w:numPr>
        <w:ind w:left="360"/>
      </w:pPr>
      <w:r>
        <w:t xml:space="preserve"> </w:t>
      </w:r>
      <w:bookmarkStart w:id="1312" w:name="_Toc2271919"/>
      <w:r>
        <w:t>Testy obciążeniowe</w:t>
      </w:r>
      <w:bookmarkEnd w:id="1312"/>
    </w:p>
    <w:p w:rsidR="00973C06" w:rsidRDefault="00973C06" w:rsidP="00423CC1">
      <w:pPr>
        <w:pStyle w:val="Podtytu"/>
        <w:numPr>
          <w:ilvl w:val="0"/>
          <w:numId w:val="0"/>
        </w:numPr>
        <w:ind w:left="360"/>
      </w:pPr>
      <w:r>
        <w:t xml:space="preserve"> </w:t>
      </w:r>
      <w:bookmarkStart w:id="1313" w:name="_Toc2271920"/>
      <w:r>
        <w:t>Testy użytkowników</w:t>
      </w:r>
      <w:bookmarkEnd w:id="1313"/>
    </w:p>
    <w:p w:rsidR="00CD4B0E" w:rsidRDefault="00CD4B0E" w:rsidP="00423CC1">
      <w:pPr>
        <w:pStyle w:val="Nagwek1"/>
        <w:ind w:left="360"/>
      </w:pPr>
      <w:bookmarkStart w:id="1314" w:name="_Toc2271921"/>
      <w:r>
        <w:t>wdrożenie</w:t>
      </w:r>
      <w:bookmarkEnd w:id="1314"/>
    </w:p>
    <w:p w:rsidR="00CD4B0E" w:rsidRDefault="00CD4B0E" w:rsidP="00423CC1">
      <w:pPr>
        <w:pStyle w:val="Nagwek1"/>
        <w:ind w:left="360"/>
      </w:pPr>
      <w:bookmarkStart w:id="1315" w:name="_Toc2271922"/>
      <w:r>
        <w:t>podsumowanie</w:t>
      </w:r>
      <w:bookmarkEnd w:id="1315"/>
    </w:p>
    <w:p w:rsidR="00CD4B0E" w:rsidRDefault="00276AEC" w:rsidP="00276AEC">
      <w:pPr>
        <w:pStyle w:val="Podtytu"/>
        <w:numPr>
          <w:ilvl w:val="0"/>
          <w:numId w:val="0"/>
        </w:numPr>
      </w:pPr>
      <w:bookmarkStart w:id="1316" w:name="_Toc2271923"/>
      <w:r>
        <w:lastRenderedPageBreak/>
        <w:t xml:space="preserve">X.X. </w:t>
      </w:r>
      <w:r w:rsidR="00CD4B0E">
        <w:t>Możliwości dalszego rozwoju</w:t>
      </w:r>
      <w:bookmarkEnd w:id="1316"/>
    </w:p>
    <w:p w:rsidR="00BB68C0" w:rsidRDefault="00BB68C0" w:rsidP="00BB68C0"/>
    <w:p w:rsidR="00276AEC" w:rsidRDefault="00276AEC" w:rsidP="00276AEC">
      <w:pPr>
        <w:pStyle w:val="Nagwek2"/>
      </w:pPr>
      <w:r>
        <w:t>X.X.1. Dokładność przekazywanych informacji</w:t>
      </w:r>
      <w:r w:rsidR="00C80EE1">
        <w:t xml:space="preserve"> zwrotnych</w:t>
      </w:r>
    </w:p>
    <w:p w:rsidR="00276AEC" w:rsidRDefault="00276AEC" w:rsidP="00BB68C0"/>
    <w:p w:rsidR="00BB68C0" w:rsidRDefault="00276AEC" w:rsidP="00347E73">
      <w:r>
        <w:t>Szczegółowa</w:t>
      </w:r>
      <w:r w:rsidR="00BB68C0">
        <w:t xml:space="preserve"> analiza dziedziny wykazała</w:t>
      </w:r>
      <w:r w:rsidR="00347E73">
        <w:t>, że idealnie dokładna</w:t>
      </w:r>
      <w:r w:rsidR="00BB68C0">
        <w:t xml:space="preserve"> aplikacja do analizowania codziennej diety powinna zawierać o wiele więcej zmiennych niż zakładano początkowo. Zadecydowano, że w związku z ograniczonym czasem na zaprojektowanie i implementację aplikacji przy jednoczesnym pragnieniu zachowania </w:t>
      </w:r>
      <w:r>
        <w:t xml:space="preserve">jak najwyższych </w:t>
      </w:r>
      <w:r w:rsidR="00BB68C0">
        <w:t xml:space="preserve">standardów optymalnym rozwiązaniem będzie stworzenie systemu według pierwotnych założeń i skupienie się na </w:t>
      </w:r>
      <w:r w:rsidR="00347E73">
        <w:t>prostym obliczaniu wartości odżywczych dostarczanych wraz z pożywieniem z uwzględnieniem jak największej liczby składników odżywczych niezbędnych do funkcjonowania organizmu zawartych w spożywanym pożywieniu</w:t>
      </w:r>
      <w:r>
        <w:t>,</w:t>
      </w:r>
      <w:r w:rsidR="00347E73">
        <w:t xml:space="preserve"> </w:t>
      </w:r>
      <w:r>
        <w:t xml:space="preserve">lecz </w:t>
      </w:r>
      <w:r w:rsidR="00347E73">
        <w:t xml:space="preserve">bez uwzględniania dodatkowych czynników modyfikujących tę zawartość. W efekcie aplikacja informuje użytkownika o tym, ile składników odżywczych zawierało jego pożywienie w nieprzetworzonej formie, chociaż docelowo ma informować </w:t>
      </w:r>
      <w:r>
        <w:t>o tym, ile ich faktycznie dostarczył organizmowi</w:t>
      </w:r>
      <w:r w:rsidR="00347E73">
        <w:t>.</w:t>
      </w:r>
      <w:r>
        <w:t xml:space="preserve"> </w:t>
      </w:r>
      <w:r w:rsidR="00347E73">
        <w:t xml:space="preserve"> </w:t>
      </w:r>
      <w:r>
        <w:t>W najbliższej przyszłości należy zająć się szczegółową analizą wszystkich czynników wpływających na zmianę wartości odżywczych w spożywanym pokarmie i dokonać adekwatnych zmian w algorytmach liczących. Najważniejsze czynniki, jakie należy wziąć pod uwagę to:</w:t>
      </w:r>
    </w:p>
    <w:p w:rsidR="00276AEC" w:rsidRDefault="00276AEC" w:rsidP="00347E73"/>
    <w:p w:rsidR="00276AEC" w:rsidRDefault="00276AEC" w:rsidP="00276AEC">
      <w:pPr>
        <w:pStyle w:val="Akapitzlist"/>
        <w:numPr>
          <w:ilvl w:val="0"/>
          <w:numId w:val="10"/>
        </w:numPr>
      </w:pPr>
      <w:r>
        <w:t xml:space="preserve">obróbka termiczna pokarmu – zostało udowodnione, że sposób przygotowania posiłku ma znaczący wpływ na zawartość niektórych mikro-  i makroelementów zawartych w składnikach dania. Podgrzewanie obniża zawartość witaminy C w jedzeniu, ale za to ułatwia przyswajanie witaminy A. Spożywanie papryki na surowo maksymalizuje </w:t>
      </w:r>
      <w:r w:rsidR="005F772E">
        <w:t>uzyskiwanie z niej wartości odżywczych, ale już w przypadku pomidorów będzie odwrotnie, ponieważ gotowanie podnosi poziom zawartego w nich likopenu. Wiemy, że gotowane brokuły mają 10% mniej witaminy C niż surowe [</w:t>
      </w:r>
      <w:r w:rsidR="00107E90">
        <w:t>9</w:t>
      </w:r>
      <w:r w:rsidR="005F772E">
        <w:t xml:space="preserve">], ale jak to dokładnie wygląda dla innych potraw i elementów? </w:t>
      </w:r>
    </w:p>
    <w:p w:rsidR="005F772E" w:rsidRPr="00BB68C0" w:rsidRDefault="000E6BB2" w:rsidP="00276AEC">
      <w:pPr>
        <w:pStyle w:val="Akapitzlist"/>
        <w:numPr>
          <w:ilvl w:val="0"/>
          <w:numId w:val="10"/>
        </w:numPr>
      </w:pPr>
      <w:r>
        <w:t>b</w:t>
      </w:r>
      <w:r w:rsidR="005F772E">
        <w:t>iodostępność</w:t>
      </w:r>
      <w:r>
        <w:t xml:space="preserve"> i interakcje – biodostępność, czyli inaczej przyswajalność składnika odżywczego z pożywienia</w:t>
      </w:r>
      <w:r w:rsidR="00DF68B6">
        <w:t>,</w:t>
      </w:r>
      <w:r>
        <w:t xml:space="preserve"> była już porusza przy omawianiu żelaza w rozdziale  </w:t>
      </w:r>
      <w:r w:rsidR="00DF68B6">
        <w:rPr>
          <w:b/>
        </w:rPr>
        <w:t xml:space="preserve">2.1.X. </w:t>
      </w:r>
      <w:r w:rsidR="00DF68B6">
        <w:t xml:space="preserve">Wiadomo, że chociaż dana potrawa zawiera określoną ilość danego mikro- czy makroelementu, nie zawsze całość zostanie wchłonięta przez organizm człowieka.  Należy zbadać, jaką dokładnie biodostępność mają </w:t>
      </w:r>
      <w:r w:rsidR="00DF68B6">
        <w:lastRenderedPageBreak/>
        <w:t>poszczególne składniki i uwzględnić te dane w obliczaniu codziennego bilansu. Następnie trzeba wziąć pod uwagę, że pierwiastki i witaminy zachodzą ze sobą w interakcje. Jedne osłabiają przyswajalność drugich, a inne ją wzmacniają. Na przykład działanie sodu jest osłabiane przez potas, a przyswajalność żelaza niehemowego wzrasta wraz z zawartością witaminy C [1</w:t>
      </w:r>
      <w:r w:rsidR="00116FCD">
        <w:t>2</w:t>
      </w:r>
      <w:r w:rsidR="00DF68B6">
        <w:t>] w tym samym posiłku. Chociaż część badaczy diety zaleca, żeby po prostu starać się spożywać jak najwięcej urozmaiconych posiłków, bo wtedy średnio zostanie zapewniona odpowiednia ilość wszystkich składników</w:t>
      </w:r>
      <w:r w:rsidR="001B1054">
        <w:t>, jest to podejście, przy którym łatwo wpaść w pułapkę albo jedynie pozornej dywersyfikacji, albo nadmiarowego spożycia (szczególnie łatwe w przypadku sodu [</w:t>
      </w:r>
      <w:r w:rsidR="00107E90">
        <w:t>8</w:t>
      </w:r>
      <w:r w:rsidR="001B1054">
        <w:t>]</w:t>
      </w:r>
      <w:r w:rsidR="00116FCD">
        <w:t>)</w:t>
      </w:r>
      <w:r w:rsidR="00DF68B6">
        <w:t>.</w:t>
      </w:r>
      <w:r w:rsidR="001B1054">
        <w:t xml:space="preserve"> Dlatego w niniejszej pracy uznano, że</w:t>
      </w:r>
      <w:r w:rsidR="00E21825">
        <w:t xml:space="preserve"> jedynie czyste dane liczbowe są w stanie dostarczyć obiektywnych i wystarczających informacji. W związku z czym zbadanie zależności pomiędzy poszczególnymi elementami i przedstawienie ich w postaci liczbowej możliwej do zaimplementowania w obliczeniach są kolejnych krokiem ku udoskonaleniu aplikacji. </w:t>
      </w:r>
    </w:p>
    <w:p w:rsidR="000639F0" w:rsidRDefault="000639F0">
      <w:pPr>
        <w:spacing w:after="160" w:line="259" w:lineRule="auto"/>
        <w:ind w:firstLine="0"/>
        <w:jc w:val="left"/>
        <w:rPr>
          <w:rFonts w:eastAsiaTheme="majorEastAsia" w:cstheme="majorBidi"/>
          <w:b/>
          <w:smallCaps/>
          <w:sz w:val="28"/>
        </w:rPr>
      </w:pPr>
      <w:r>
        <w:br w:type="page"/>
      </w:r>
    </w:p>
    <w:p w:rsidR="00CD4B0E" w:rsidRDefault="005225EA" w:rsidP="005225EA">
      <w:pPr>
        <w:pStyle w:val="Nagwek3"/>
      </w:pPr>
      <w:bookmarkStart w:id="1317" w:name="_Toc2271924"/>
      <w:r>
        <w:lastRenderedPageBreak/>
        <w:t>wykaz źródeł</w:t>
      </w:r>
      <w:bookmarkEnd w:id="1317"/>
    </w:p>
    <w:p w:rsidR="00846ED8" w:rsidRPr="00846ED8" w:rsidRDefault="00846ED8" w:rsidP="00846ED8"/>
    <w:p w:rsidR="005A1073" w:rsidRPr="00846ED8" w:rsidRDefault="00846ED8" w:rsidP="00846ED8">
      <w:pPr>
        <w:pStyle w:val="Akapitzlist"/>
        <w:numPr>
          <w:ilvl w:val="0"/>
          <w:numId w:val="8"/>
        </w:numPr>
      </w:pPr>
      <w:r>
        <w:t xml:space="preserve">Fanpage AMS na portalu Facebook </w:t>
      </w:r>
      <w:hyperlink r:id="rId10" w:history="1">
        <w:r w:rsidR="00602CD4" w:rsidRPr="000C28E5">
          <w:rPr>
            <w:rStyle w:val="Hipercze"/>
          </w:rPr>
          <w:t>https://Facebook.com/outdoor.jest.cool</w:t>
        </w:r>
      </w:hyperlink>
      <w:r>
        <w:t xml:space="preserve"> z dnia 19.01.2019</w:t>
      </w:r>
    </w:p>
    <w:p w:rsidR="00846ED8" w:rsidRDefault="00846ED8" w:rsidP="00846ED8">
      <w:pPr>
        <w:pStyle w:val="Akapitzlist"/>
        <w:numPr>
          <w:ilvl w:val="0"/>
          <w:numId w:val="8"/>
        </w:numPr>
      </w:pPr>
      <w:r>
        <w:t xml:space="preserve">Raport Federacji Polskich Banków Żywności 2018 </w:t>
      </w:r>
      <w:hyperlink r:id="rId11" w:history="1">
        <w:r w:rsidRPr="000C28E5">
          <w:rPr>
            <w:rStyle w:val="Hipercze"/>
          </w:rPr>
          <w:t>https://bankizywnosci.pl/wp-content/uploads/2018/10/Przewodnik-do-Raportu_FPBZ_-Nie-marnuj-jedzenia-2018.pdf</w:t>
        </w:r>
      </w:hyperlink>
      <w:r>
        <w:t xml:space="preserve"> z dnia 19.01.2019</w:t>
      </w:r>
    </w:p>
    <w:p w:rsidR="00846ED8" w:rsidRPr="00846ED8" w:rsidRDefault="00846ED8" w:rsidP="00846ED8">
      <w:pPr>
        <w:pStyle w:val="Akapitzlist"/>
        <w:numPr>
          <w:ilvl w:val="0"/>
          <w:numId w:val="8"/>
        </w:numPr>
      </w:pPr>
      <w:r w:rsidRPr="00846ED8">
        <w:t xml:space="preserve">Encyklopedia PWN </w:t>
      </w:r>
      <w:hyperlink r:id="rId12" w:history="1">
        <w:r w:rsidRPr="00846ED8">
          <w:rPr>
            <w:rStyle w:val="Hipercze"/>
          </w:rPr>
          <w:t>https://encyklopedia.pwn.pl/haslo/dieta;3892627.html</w:t>
        </w:r>
      </w:hyperlink>
      <w:r w:rsidRPr="00846ED8">
        <w:t xml:space="preserve"> </w:t>
      </w:r>
      <w:r>
        <w:t>z dnia 09.11.2018</w:t>
      </w:r>
    </w:p>
    <w:p w:rsidR="00846ED8" w:rsidRDefault="00846ED8" w:rsidP="00846ED8">
      <w:pPr>
        <w:pStyle w:val="Akapitzlist"/>
        <w:numPr>
          <w:ilvl w:val="0"/>
          <w:numId w:val="8"/>
        </w:numPr>
      </w:pPr>
      <w:r>
        <w:t xml:space="preserve">Pytania do specjalistów na portalu ABC Zdrowie </w:t>
      </w:r>
      <w:hyperlink r:id="rId13" w:history="1">
        <w:r w:rsidRPr="000C28E5">
          <w:rPr>
            <w:rStyle w:val="Hipercze"/>
          </w:rPr>
          <w:t>https://portal.abczdrowie.pl/pytania/wizyta-u-dietetyka-w-ramach-nfz z dnia 19.01.2019</w:t>
        </w:r>
      </w:hyperlink>
    </w:p>
    <w:p w:rsidR="00846ED8" w:rsidRDefault="00846ED8" w:rsidP="00846ED8">
      <w:pPr>
        <w:pStyle w:val="Akapitzlist"/>
        <w:numPr>
          <w:ilvl w:val="0"/>
          <w:numId w:val="8"/>
        </w:numPr>
      </w:pPr>
      <w:r>
        <w:t xml:space="preserve">Zdrowie i zachowanie zdrowotne mieszkańców Polski w świetle Europejskiego Ankietowego Badania Zdrowia (EHIS) 2014 r. </w:t>
      </w:r>
      <w:hyperlink r:id="rId14" w:history="1">
        <w:r w:rsidR="00503718" w:rsidRPr="000C28E5">
          <w:rPr>
            <w:rStyle w:val="Hipercze"/>
          </w:rPr>
          <w:t>https://stat.gov.pl/files/gfx/portalinformacyjny/pl/defaultaktualnosci/5513/10/1/1/zdrowie_i_zachowania_zdrowotne_mieszkancow_polski_w_swietle_badania_ehis_2014.pdf z dnia 19.01.2019</w:t>
        </w:r>
      </w:hyperlink>
    </w:p>
    <w:p w:rsidR="00503718" w:rsidRDefault="00503718" w:rsidP="00B87079">
      <w:pPr>
        <w:pStyle w:val="Akapitzlist"/>
        <w:numPr>
          <w:ilvl w:val="0"/>
          <w:numId w:val="8"/>
        </w:numPr>
        <w:ind w:hanging="349"/>
        <w:rPr>
          <w:lang w:val="en-US"/>
        </w:rPr>
      </w:pPr>
      <w:r w:rsidRPr="00503718">
        <w:rPr>
          <w:lang w:val="en-US"/>
        </w:rPr>
        <w:t>The State of Food and Nutrition in the World 2017</w:t>
      </w:r>
      <w:r>
        <w:rPr>
          <w:lang w:val="en-US"/>
        </w:rPr>
        <w:t xml:space="preserve"> </w:t>
      </w:r>
      <w:hyperlink r:id="rId15" w:history="1">
        <w:r w:rsidR="000D3A8A" w:rsidRPr="0021427E">
          <w:rPr>
            <w:rStyle w:val="Hipercze"/>
            <w:lang w:val="en-US"/>
          </w:rPr>
          <w:t>http://www.fao.org/3/a-I7695e.pdf z dnia 09.11.2018</w:t>
        </w:r>
      </w:hyperlink>
    </w:p>
    <w:p w:rsidR="000D3A8A" w:rsidRPr="000D3A8A" w:rsidRDefault="000D3A8A" w:rsidP="000D3A8A">
      <w:pPr>
        <w:pStyle w:val="Akapitzlist"/>
        <w:numPr>
          <w:ilvl w:val="0"/>
          <w:numId w:val="8"/>
        </w:numPr>
      </w:pPr>
      <w:r w:rsidRPr="000D3A8A">
        <w:t xml:space="preserve">Wskaźnik masy ciała </w:t>
      </w:r>
      <w:hyperlink r:id="rId16" w:history="1">
        <w:r w:rsidRPr="0021427E">
          <w:rPr>
            <w:rStyle w:val="Hipercze"/>
          </w:rPr>
          <w:t>https://pl.wikipedia.org/wiki/Wska%C5%BAnik_masy_cia%C5%82a</w:t>
        </w:r>
      </w:hyperlink>
      <w:r>
        <w:t xml:space="preserve"> z dnia 25.03.2019</w:t>
      </w:r>
    </w:p>
    <w:p w:rsidR="005A1073" w:rsidRPr="000D3A8A" w:rsidRDefault="005A1073" w:rsidP="005A1073"/>
    <w:p w:rsidR="00B37A77" w:rsidRPr="000D3A8A" w:rsidRDefault="00B37A77">
      <w:pPr>
        <w:spacing w:after="160" w:line="259" w:lineRule="auto"/>
        <w:ind w:firstLine="0"/>
        <w:jc w:val="left"/>
        <w:rPr>
          <w:rFonts w:eastAsiaTheme="majorEastAsia" w:cstheme="majorBidi"/>
          <w:b/>
          <w:smallCaps/>
          <w:sz w:val="28"/>
        </w:rPr>
      </w:pPr>
      <w:r w:rsidRPr="000D3A8A">
        <w:br w:type="page"/>
      </w:r>
    </w:p>
    <w:p w:rsidR="005225EA" w:rsidRPr="00A350AA" w:rsidRDefault="005225EA" w:rsidP="005225EA">
      <w:pPr>
        <w:pStyle w:val="Nagwek3"/>
        <w:rPr>
          <w:lang w:val="en-US"/>
        </w:rPr>
      </w:pPr>
      <w:bookmarkStart w:id="1318" w:name="_Toc2271925"/>
      <w:r w:rsidRPr="00A350AA">
        <w:rPr>
          <w:lang w:val="en-US"/>
        </w:rPr>
        <w:lastRenderedPageBreak/>
        <w:t>wykaz literatury</w:t>
      </w:r>
      <w:bookmarkEnd w:id="1318"/>
    </w:p>
    <w:p w:rsidR="00846ED8" w:rsidRPr="00A350AA" w:rsidRDefault="00846ED8" w:rsidP="00846ED8">
      <w:pPr>
        <w:rPr>
          <w:lang w:val="en-US"/>
        </w:rPr>
      </w:pPr>
    </w:p>
    <w:p w:rsidR="00CE32DA" w:rsidRDefault="00F77AD7" w:rsidP="000D3A8A">
      <w:pPr>
        <w:pStyle w:val="Bibliografia"/>
        <w:numPr>
          <w:ilvl w:val="0"/>
          <w:numId w:val="8"/>
        </w:numPr>
        <w:rPr>
          <w:noProof/>
        </w:rPr>
      </w:pPr>
      <w:r>
        <w:fldChar w:fldCharType="begin"/>
      </w:r>
      <w:r w:rsidRPr="003D25AD">
        <w:rPr>
          <w:lang w:val="en-US"/>
        </w:rPr>
        <w:instrText xml:space="preserve"> BIBLIOGRAPHY  \l 1045 </w:instrText>
      </w:r>
      <w:r>
        <w:fldChar w:fldCharType="separate"/>
      </w:r>
      <w:r w:rsidR="00CE32DA" w:rsidRPr="003D25AD">
        <w:rPr>
          <w:noProof/>
          <w:lang w:val="en-US"/>
        </w:rPr>
        <w:t xml:space="preserve">Campbell, T. C. i Campbell, T. M. (2017). </w:t>
      </w:r>
      <w:r w:rsidR="00CE32DA">
        <w:rPr>
          <w:i/>
          <w:iCs/>
          <w:noProof/>
        </w:rPr>
        <w:t>Nwooczesne zasady odżywiania.</w:t>
      </w:r>
      <w:r w:rsidR="00CE32DA">
        <w:rPr>
          <w:noProof/>
        </w:rPr>
        <w:t xml:space="preserve"> Łódź: Galaktyka.</w:t>
      </w:r>
    </w:p>
    <w:p w:rsidR="00CE32DA" w:rsidRDefault="00CE32DA" w:rsidP="00CE32DA">
      <w:pPr>
        <w:pStyle w:val="Bibliografia"/>
        <w:numPr>
          <w:ilvl w:val="0"/>
          <w:numId w:val="8"/>
        </w:numPr>
        <w:rPr>
          <w:noProof/>
        </w:rPr>
      </w:pPr>
      <w:r w:rsidRPr="00CE32DA">
        <w:rPr>
          <w:noProof/>
          <w:lang w:val="en-US"/>
        </w:rPr>
        <w:t xml:space="preserve">Greger, D. M. i Stone, G. (2018). </w:t>
      </w:r>
      <w:r>
        <w:rPr>
          <w:i/>
          <w:iCs/>
          <w:noProof/>
        </w:rPr>
        <w:t>Jak nie umrzeć przedwcześnie. Co jeść, aby dłużej cieszyć się zdrowiem.</w:t>
      </w:r>
      <w:r>
        <w:rPr>
          <w:noProof/>
        </w:rPr>
        <w:t xml:space="preserve"> Warszwa: Czarna Owca.</w:t>
      </w:r>
    </w:p>
    <w:p w:rsidR="00CE32DA" w:rsidRDefault="00CE32DA" w:rsidP="00CE32DA">
      <w:pPr>
        <w:pStyle w:val="Bibliografia"/>
        <w:numPr>
          <w:ilvl w:val="0"/>
          <w:numId w:val="8"/>
        </w:numPr>
        <w:rPr>
          <w:noProof/>
        </w:rPr>
      </w:pPr>
      <w:r>
        <w:rPr>
          <w:noProof/>
        </w:rPr>
        <w:t xml:space="preserve">Hever, J. (2011). </w:t>
      </w:r>
      <w:r>
        <w:rPr>
          <w:i/>
          <w:iCs/>
          <w:noProof/>
        </w:rPr>
        <w:t>Dieta roślinna na co dzień.</w:t>
      </w:r>
      <w:r>
        <w:rPr>
          <w:noProof/>
        </w:rPr>
        <w:t xml:space="preserve"> Łódź: Galaktyka.</w:t>
      </w:r>
    </w:p>
    <w:p w:rsidR="00CE32DA" w:rsidRDefault="00CE32DA" w:rsidP="00CE32DA">
      <w:pPr>
        <w:pStyle w:val="Bibliografia"/>
        <w:numPr>
          <w:ilvl w:val="0"/>
          <w:numId w:val="8"/>
        </w:numPr>
        <w:rPr>
          <w:noProof/>
        </w:rPr>
      </w:pPr>
      <w:r>
        <w:rPr>
          <w:noProof/>
        </w:rPr>
        <w:t xml:space="preserve">Jarosz, M. i Bułhak-Jachymczyk, B. (2016). </w:t>
      </w:r>
      <w:r>
        <w:rPr>
          <w:i/>
          <w:iCs/>
          <w:noProof/>
        </w:rPr>
        <w:t>Normy żywienia człowieka. Podstawy prewencji otyłości i chorób niezakaźnych.</w:t>
      </w:r>
      <w:r>
        <w:rPr>
          <w:noProof/>
        </w:rPr>
        <w:t xml:space="preserve"> Warszawa: PZWL Wydawnictwo Lekarskie.</w:t>
      </w:r>
    </w:p>
    <w:p w:rsidR="00CE32DA" w:rsidRDefault="00CE32DA" w:rsidP="00CE32DA">
      <w:pPr>
        <w:pStyle w:val="Bibliografia"/>
        <w:numPr>
          <w:ilvl w:val="0"/>
          <w:numId w:val="8"/>
        </w:numPr>
        <w:rPr>
          <w:noProof/>
        </w:rPr>
      </w:pPr>
      <w:r>
        <w:rPr>
          <w:noProof/>
        </w:rPr>
        <w:t xml:space="preserve">Kibil, I. (2018). </w:t>
      </w:r>
      <w:r>
        <w:rPr>
          <w:i/>
          <w:iCs/>
          <w:noProof/>
        </w:rPr>
        <w:t>Wege. Dieta roślinna w praktyce.</w:t>
      </w:r>
      <w:r>
        <w:rPr>
          <w:noProof/>
        </w:rPr>
        <w:t xml:space="preserve"> Warszawa: PZWL Wydawnictwo Lekarskie .</w:t>
      </w:r>
    </w:p>
    <w:p w:rsidR="00CE32DA" w:rsidRDefault="00CE32DA" w:rsidP="00CE32DA">
      <w:pPr>
        <w:pStyle w:val="Bibliografia"/>
        <w:numPr>
          <w:ilvl w:val="0"/>
          <w:numId w:val="8"/>
        </w:numPr>
        <w:rPr>
          <w:noProof/>
        </w:rPr>
      </w:pPr>
      <w:r>
        <w:rPr>
          <w:noProof/>
        </w:rPr>
        <w:t xml:space="preserve">Żłobiński, M. (2016). </w:t>
      </w:r>
      <w:r>
        <w:rPr>
          <w:i/>
          <w:iCs/>
          <w:noProof/>
        </w:rPr>
        <w:t>Dieta odżywcza.</w:t>
      </w:r>
      <w:r>
        <w:rPr>
          <w:noProof/>
        </w:rPr>
        <w:t xml:space="preserve"> Zgierz: Salaterka.</w:t>
      </w:r>
    </w:p>
    <w:p w:rsidR="00B37A77" w:rsidRPr="00B37A77" w:rsidRDefault="00F77AD7" w:rsidP="00CE32DA">
      <w:r>
        <w:fldChar w:fldCharType="end"/>
      </w:r>
    </w:p>
    <w:p w:rsidR="00B37A77" w:rsidRDefault="00B37A77">
      <w:pPr>
        <w:spacing w:after="160" w:line="259" w:lineRule="auto"/>
        <w:ind w:firstLine="0"/>
        <w:jc w:val="left"/>
        <w:rPr>
          <w:rFonts w:eastAsiaTheme="majorEastAsia" w:cstheme="majorBidi"/>
          <w:b/>
          <w:smallCaps/>
          <w:sz w:val="28"/>
        </w:rPr>
      </w:pPr>
      <w:r>
        <w:br w:type="page"/>
      </w:r>
    </w:p>
    <w:p w:rsidR="005225EA" w:rsidRDefault="005225EA" w:rsidP="005225EA">
      <w:pPr>
        <w:pStyle w:val="Nagwek3"/>
      </w:pPr>
      <w:bookmarkStart w:id="1319" w:name="_Toc2271926"/>
      <w:r>
        <w:lastRenderedPageBreak/>
        <w:t>wykaz rysunków</w:t>
      </w:r>
      <w:bookmarkEnd w:id="1319"/>
    </w:p>
    <w:p w:rsidR="000D1557" w:rsidRDefault="000D1557" w:rsidP="00DF6AE1">
      <w:pPr>
        <w:pStyle w:val="Wykazrysunkw"/>
      </w:pPr>
    </w:p>
    <w:p w:rsidR="000D1557" w:rsidRDefault="000D1557" w:rsidP="00DF6AE1">
      <w:pPr>
        <w:pStyle w:val="Wykazrysunkw"/>
      </w:pPr>
      <w:r>
        <w:t xml:space="preserve">Rys. 1.1. </w:t>
      </w:r>
      <w:r w:rsidRPr="00504618">
        <w:t xml:space="preserve">Plakaty kampanii </w:t>
      </w:r>
      <w:r w:rsidRPr="001B63A1">
        <w:t>AMS</w:t>
      </w:r>
      <w:r w:rsidRPr="00504618">
        <w:t xml:space="preserve"> "Jedz ostrożnie"</w:t>
      </w:r>
      <w:r>
        <w:t>……………………………………...6</w:t>
      </w:r>
    </w:p>
    <w:p w:rsidR="000D1557" w:rsidRPr="000D1557" w:rsidRDefault="000D1557" w:rsidP="00DF6AE1">
      <w:pPr>
        <w:pStyle w:val="Wykazrysunkw"/>
      </w:pPr>
      <w:r>
        <w:t>Rys. 1.2. Wzrost odsetku dorosłych cierpiących na otyłość na świecie i poszczególnych kontynentach w kolejnych latach……………………………………………………….7</w:t>
      </w:r>
    </w:p>
    <w:p w:rsidR="000D1557" w:rsidRDefault="000D1557">
      <w:pPr>
        <w:spacing w:after="160" w:line="259" w:lineRule="auto"/>
        <w:ind w:firstLine="0"/>
        <w:jc w:val="left"/>
        <w:rPr>
          <w:rFonts w:eastAsiaTheme="majorEastAsia" w:cstheme="majorBidi"/>
          <w:b/>
          <w:smallCaps/>
          <w:sz w:val="28"/>
        </w:rPr>
      </w:pPr>
      <w:bookmarkStart w:id="1320" w:name="_Toc2271927"/>
      <w:r>
        <w:br w:type="page"/>
      </w:r>
    </w:p>
    <w:p w:rsidR="005225EA" w:rsidRDefault="005225EA" w:rsidP="005225EA">
      <w:pPr>
        <w:pStyle w:val="Nagwek3"/>
      </w:pPr>
      <w:r>
        <w:lastRenderedPageBreak/>
        <w:t>wykaz tabel</w:t>
      </w:r>
      <w:bookmarkEnd w:id="1320"/>
    </w:p>
    <w:p w:rsidR="00434027" w:rsidRDefault="00434027" w:rsidP="00434027"/>
    <w:p w:rsidR="00434027" w:rsidRDefault="00434027" w:rsidP="00434027">
      <w:pPr>
        <w:pStyle w:val="Wykazrysunkw"/>
      </w:pPr>
      <w:r>
        <w:t>Tabela 2.1. Klasyfikacja poziomów aktywności fizycznej (PAL)…………………….16</w:t>
      </w:r>
    </w:p>
    <w:p w:rsidR="00923D31" w:rsidRDefault="00923D31" w:rsidP="00923D31">
      <w:pPr>
        <w:pStyle w:val="Wykazrysunkw"/>
      </w:pPr>
      <w:r>
        <w:t>Tabela 2.2. Podstawowa klasyfikacja wskaźnika BMI………………………………..19</w:t>
      </w:r>
    </w:p>
    <w:p w:rsidR="00923D31" w:rsidRDefault="00923D31" w:rsidP="00923D31">
      <w:pPr>
        <w:pStyle w:val="Wykazrysunkw"/>
      </w:pPr>
      <w:r>
        <w:t>Tabela 2.3. Poszerzona klasyfikacja wskaźnika BMI…………………………………19</w:t>
      </w:r>
    </w:p>
    <w:p w:rsidR="00981D5B" w:rsidRDefault="00981D5B" w:rsidP="00923D31">
      <w:pPr>
        <w:pStyle w:val="Wykazrysunkw"/>
        <w:rPr>
          <w:ins w:id="1321" w:author="Okot" w:date="2019-03-28T12:43:00Z"/>
        </w:rPr>
      </w:pPr>
      <w:r>
        <w:t>Tabela 2.4. Ocena wagi na podstawie wagi i wzrostu…………………………………20</w:t>
      </w:r>
    </w:p>
    <w:p w:rsidR="00312B8A" w:rsidRDefault="00312B8A" w:rsidP="00923D31">
      <w:pPr>
        <w:pStyle w:val="Wykazrysunkw"/>
      </w:pPr>
      <w:ins w:id="1322" w:author="Okot" w:date="2019-03-28T12:43:00Z">
        <w:r>
          <w:t>Tabela 2.5. Klasyczne równoważniki Atwatera……………………………………….21</w:t>
        </w:r>
      </w:ins>
    </w:p>
    <w:p w:rsidR="00923D31" w:rsidRDefault="00280791">
      <w:pPr>
        <w:rPr>
          <w:ins w:id="1323" w:author="Okot" w:date="2019-03-29T00:04:00Z"/>
        </w:rPr>
        <w:pPrChange w:id="1324" w:author="Okot" w:date="2019-03-28T23:26:00Z">
          <w:pPr>
            <w:pStyle w:val="Wykazrysunkw"/>
          </w:pPr>
        </w:pPrChange>
      </w:pPr>
      <w:ins w:id="1325" w:author="Okot" w:date="2019-03-28T23:26:00Z">
        <w:r>
          <w:t>Tabela 2.6.</w:t>
        </w:r>
      </w:ins>
      <w:ins w:id="1326" w:author="Okot" w:date="2019-03-31T14:53:00Z">
        <w:r w:rsidR="00DD78C5">
          <w:t xml:space="preserve"> </w:t>
        </w:r>
      </w:ins>
      <w:ins w:id="1327" w:author="Okot" w:date="2019-03-28T23:26:00Z">
        <w:r>
          <w:t>Podział aminokwasów ze względu na zdolność organizmu do ich syntezy</w:t>
        </w:r>
      </w:ins>
      <w:ins w:id="1328" w:author="Okot" w:date="2019-03-28T23:27:00Z">
        <w:r w:rsidR="00DD78C5">
          <w:t>.</w:t>
        </w:r>
        <w:r>
          <w:t>24</w:t>
        </w:r>
      </w:ins>
    </w:p>
    <w:p w:rsidR="00DD78C5" w:rsidRDefault="00DD78C5">
      <w:pPr>
        <w:rPr>
          <w:ins w:id="1329" w:author="Okot" w:date="2019-03-31T14:54:00Z"/>
        </w:rPr>
        <w:pPrChange w:id="1330" w:author="Okot" w:date="2019-03-31T14:53:00Z">
          <w:pPr>
            <w:ind w:firstLine="0"/>
          </w:pPr>
        </w:pPrChange>
      </w:pPr>
      <w:ins w:id="1331" w:author="Okot" w:date="2019-03-31T14:53:00Z">
        <w:r>
          <w:t>Tabela 2.7. Zalecane spożycie białka wg IŻŻ…………………</w:t>
        </w:r>
      </w:ins>
      <w:ins w:id="1332" w:author="Okot" w:date="2019-03-31T14:54:00Z">
        <w:r w:rsidR="005B362B">
          <w:t>………………………29</w:t>
        </w:r>
      </w:ins>
    </w:p>
    <w:p w:rsidR="00FE1822" w:rsidRDefault="00FE1822">
      <w:pPr>
        <w:rPr>
          <w:ins w:id="1333" w:author="Okot" w:date="2019-03-31T14:53:00Z"/>
        </w:rPr>
        <w:pPrChange w:id="1334" w:author="Okot" w:date="2019-03-31T14:53:00Z">
          <w:pPr>
            <w:ind w:firstLine="0"/>
          </w:pPr>
        </w:pPrChange>
      </w:pPr>
      <w:ins w:id="1335" w:author="Okot" w:date="2019-03-31T14:54:00Z">
        <w:r>
          <w:t xml:space="preserve">Tabela 2.8. </w:t>
        </w:r>
      </w:ins>
    </w:p>
    <w:p w:rsidR="006E08BE" w:rsidRDefault="006E08BE">
      <w:pPr>
        <w:rPr>
          <w:ins w:id="1336" w:author="Okot" w:date="2019-03-29T00:04:00Z"/>
        </w:rPr>
        <w:pPrChange w:id="1337" w:author="Okot" w:date="2019-03-29T00:04:00Z">
          <w:pPr>
            <w:ind w:firstLine="0"/>
          </w:pPr>
        </w:pPrChange>
      </w:pPr>
    </w:p>
    <w:p w:rsidR="006E08BE" w:rsidRDefault="006E08BE">
      <w:pPr>
        <w:pPrChange w:id="1338" w:author="Okot" w:date="2019-03-28T23:26:00Z">
          <w:pPr>
            <w:pStyle w:val="Wykazrysunkw"/>
          </w:pPr>
        </w:pPrChange>
      </w:pPr>
    </w:p>
    <w:p w:rsidR="00434027" w:rsidRPr="00434027" w:rsidRDefault="00434027" w:rsidP="00434027"/>
    <w:sectPr w:rsidR="00434027" w:rsidRPr="00434027" w:rsidSect="00B37A77">
      <w:footerReference w:type="even" r:id="rId17"/>
      <w:footerReference w:type="default" r:id="rId18"/>
      <w:pgSz w:w="11906" w:h="16838" w:code="9"/>
      <w:pgMar w:top="1134" w:right="1134" w:bottom="1134" w:left="1701" w:header="0" w:footer="709"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0EF1" w:rsidRDefault="00530EF1" w:rsidP="00745505">
      <w:pPr>
        <w:spacing w:line="240" w:lineRule="auto"/>
      </w:pPr>
      <w:r>
        <w:separator/>
      </w:r>
    </w:p>
  </w:endnote>
  <w:endnote w:type="continuationSeparator" w:id="0">
    <w:p w:rsidR="00530EF1" w:rsidRDefault="00530EF1" w:rsidP="00745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3440" w:rsidRDefault="003B3440">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rsidR="003B3440" w:rsidRDefault="003B3440">
    <w:pPr>
      <w:pStyle w:val="Stopk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9695365"/>
      <w:docPartObj>
        <w:docPartGallery w:val="Page Numbers (Bottom of Page)"/>
        <w:docPartUnique/>
      </w:docPartObj>
    </w:sdtPr>
    <w:sdtContent>
      <w:p w:rsidR="003B3440" w:rsidRDefault="003B3440">
        <w:pPr>
          <w:pStyle w:val="Stopka"/>
          <w:jc w:val="right"/>
        </w:pPr>
        <w:r>
          <w:fldChar w:fldCharType="begin"/>
        </w:r>
        <w:r>
          <w:instrText>PAGE   \* MERGEFORMAT</w:instrText>
        </w:r>
        <w:r>
          <w:fldChar w:fldCharType="separate"/>
        </w:r>
        <w:r w:rsidR="00CF2F65">
          <w:rPr>
            <w:noProof/>
          </w:rPr>
          <w:t>40</w:t>
        </w:r>
        <w:r>
          <w:fldChar w:fldCharType="end"/>
        </w:r>
      </w:p>
    </w:sdtContent>
  </w:sdt>
  <w:p w:rsidR="003B3440" w:rsidRDefault="003B3440">
    <w:pPr>
      <w:pStyle w:val="Stopk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0EF1" w:rsidRDefault="00530EF1" w:rsidP="00745505">
      <w:pPr>
        <w:spacing w:line="240" w:lineRule="auto"/>
      </w:pPr>
      <w:r>
        <w:separator/>
      </w:r>
    </w:p>
  </w:footnote>
  <w:footnote w:type="continuationSeparator" w:id="0">
    <w:p w:rsidR="00530EF1" w:rsidRDefault="00530EF1" w:rsidP="00745505">
      <w:pPr>
        <w:spacing w:line="240" w:lineRule="auto"/>
      </w:pPr>
      <w:r>
        <w:continuationSeparator/>
      </w:r>
    </w:p>
  </w:footnote>
  <w:footnote w:id="1">
    <w:p w:rsidR="003B3440" w:rsidRDefault="003B3440">
      <w:pPr>
        <w:pStyle w:val="Tekstprzypisudolnego"/>
      </w:pPr>
      <w:ins w:id="523" w:author="Okot" w:date="2019-03-28T23:13:00Z">
        <w:r>
          <w:rPr>
            <w:rStyle w:val="Odwoanieprzypisudolnego"/>
          </w:rPr>
          <w:footnoteRef/>
        </w:r>
        <w:r>
          <w:t xml:space="preserve"> </w:t>
        </w:r>
      </w:ins>
      <w:ins w:id="524" w:author="Okot" w:date="2019-03-28T23:14:00Z">
        <w:r>
          <w:t>U niemowląt</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26A3F"/>
    <w:multiLevelType w:val="hybridMultilevel"/>
    <w:tmpl w:val="7ED8C2E2"/>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 w15:restartNumberingAfterBreak="0">
    <w:nsid w:val="006C4D9D"/>
    <w:multiLevelType w:val="hybridMultilevel"/>
    <w:tmpl w:val="B06CB09A"/>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 w15:restartNumberingAfterBreak="0">
    <w:nsid w:val="16487D73"/>
    <w:multiLevelType w:val="hybridMultilevel"/>
    <w:tmpl w:val="E58CB5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0A5141D"/>
    <w:multiLevelType w:val="hybridMultilevel"/>
    <w:tmpl w:val="CE88D8F6"/>
    <w:lvl w:ilvl="0" w:tplc="6DC22804">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4" w15:restartNumberingAfterBreak="0">
    <w:nsid w:val="24E51515"/>
    <w:multiLevelType w:val="multilevel"/>
    <w:tmpl w:val="F87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60579"/>
    <w:multiLevelType w:val="hybridMultilevel"/>
    <w:tmpl w:val="03AC4E4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DA97A79"/>
    <w:multiLevelType w:val="hybridMultilevel"/>
    <w:tmpl w:val="2098CBFC"/>
    <w:lvl w:ilvl="0" w:tplc="6DC22804">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7" w15:restartNumberingAfterBreak="0">
    <w:nsid w:val="41EE0A5B"/>
    <w:multiLevelType w:val="hybridMultilevel"/>
    <w:tmpl w:val="8E6C70CA"/>
    <w:lvl w:ilvl="0" w:tplc="0415000B">
      <w:start w:val="25"/>
      <w:numFmt w:val="bullet"/>
      <w:lvlText w:val=""/>
      <w:lvlJc w:val="left"/>
      <w:pPr>
        <w:ind w:left="720" w:hanging="360"/>
      </w:pPr>
      <w:rPr>
        <w:rFonts w:ascii="Wingdings" w:eastAsia="Times New Roman" w:hAnsi="Wingdings"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3642314"/>
    <w:multiLevelType w:val="hybridMultilevel"/>
    <w:tmpl w:val="DC1E2A76"/>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9" w15:restartNumberingAfterBreak="0">
    <w:nsid w:val="5D4E322E"/>
    <w:multiLevelType w:val="multilevel"/>
    <w:tmpl w:val="65ACF968"/>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4E9051B"/>
    <w:multiLevelType w:val="hybridMultilevel"/>
    <w:tmpl w:val="33F0EB4E"/>
    <w:lvl w:ilvl="0" w:tplc="6DC22804">
      <w:start w:val="1"/>
      <w:numFmt w:val="decimal"/>
      <w:lvlText w:val="%1."/>
      <w:lvlJc w:val="left"/>
      <w:pPr>
        <w:ind w:left="1069"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6C053F55"/>
    <w:multiLevelType w:val="hybridMultilevel"/>
    <w:tmpl w:val="B97C4D5A"/>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num w:numId="1">
    <w:abstractNumId w:val="9"/>
  </w:num>
  <w:num w:numId="2">
    <w:abstractNumId w:val="2"/>
  </w:num>
  <w:num w:numId="3">
    <w:abstractNumId w:val="5"/>
  </w:num>
  <w:num w:numId="4">
    <w:abstractNumId w:val="4"/>
  </w:num>
  <w:num w:numId="5">
    <w:abstractNumId w:val="8"/>
  </w:num>
  <w:num w:numId="6">
    <w:abstractNumId w:val="11"/>
  </w:num>
  <w:num w:numId="7">
    <w:abstractNumId w:val="0"/>
  </w:num>
  <w:num w:numId="8">
    <w:abstractNumId w:val="3"/>
  </w:num>
  <w:num w:numId="9">
    <w:abstractNumId w:val="6"/>
  </w:num>
  <w:num w:numId="10">
    <w:abstractNumId w:val="1"/>
  </w:num>
  <w:num w:numId="11">
    <w:abstractNumId w:val="10"/>
  </w:num>
  <w:num w:numId="12">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Okot">
    <w15:presenceInfo w15:providerId="None" w15:userId="Oko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32B"/>
    <w:rsid w:val="00005967"/>
    <w:rsid w:val="00012FAD"/>
    <w:rsid w:val="000139A3"/>
    <w:rsid w:val="00014007"/>
    <w:rsid w:val="000216FF"/>
    <w:rsid w:val="00021A57"/>
    <w:rsid w:val="000266A6"/>
    <w:rsid w:val="00031B0E"/>
    <w:rsid w:val="00040F54"/>
    <w:rsid w:val="00062B6C"/>
    <w:rsid w:val="000639F0"/>
    <w:rsid w:val="00082C5D"/>
    <w:rsid w:val="00084BA1"/>
    <w:rsid w:val="000A4224"/>
    <w:rsid w:val="000B1407"/>
    <w:rsid w:val="000B1989"/>
    <w:rsid w:val="000B674A"/>
    <w:rsid w:val="000C3FBD"/>
    <w:rsid w:val="000D1557"/>
    <w:rsid w:val="000D3A8A"/>
    <w:rsid w:val="000D5912"/>
    <w:rsid w:val="000E6BB2"/>
    <w:rsid w:val="000F2B7A"/>
    <w:rsid w:val="000F4DC7"/>
    <w:rsid w:val="00101DE5"/>
    <w:rsid w:val="0010307F"/>
    <w:rsid w:val="00107E90"/>
    <w:rsid w:val="001140FC"/>
    <w:rsid w:val="00116FCD"/>
    <w:rsid w:val="001229B3"/>
    <w:rsid w:val="00124BDA"/>
    <w:rsid w:val="00132B76"/>
    <w:rsid w:val="00143CE6"/>
    <w:rsid w:val="0016203A"/>
    <w:rsid w:val="00163020"/>
    <w:rsid w:val="0016341E"/>
    <w:rsid w:val="001642AD"/>
    <w:rsid w:val="001648EA"/>
    <w:rsid w:val="00175531"/>
    <w:rsid w:val="0017766B"/>
    <w:rsid w:val="00184E94"/>
    <w:rsid w:val="001856D6"/>
    <w:rsid w:val="001A00BC"/>
    <w:rsid w:val="001A0FE8"/>
    <w:rsid w:val="001A42F7"/>
    <w:rsid w:val="001A43F6"/>
    <w:rsid w:val="001A6800"/>
    <w:rsid w:val="001B1054"/>
    <w:rsid w:val="001B4EBC"/>
    <w:rsid w:val="001B63A1"/>
    <w:rsid w:val="001B72D1"/>
    <w:rsid w:val="001C4B6E"/>
    <w:rsid w:val="001D0988"/>
    <w:rsid w:val="001D2D07"/>
    <w:rsid w:val="001D429F"/>
    <w:rsid w:val="002005C7"/>
    <w:rsid w:val="002008B5"/>
    <w:rsid w:val="002012ED"/>
    <w:rsid w:val="00206673"/>
    <w:rsid w:val="00206E96"/>
    <w:rsid w:val="00207140"/>
    <w:rsid w:val="0021273E"/>
    <w:rsid w:val="0021282D"/>
    <w:rsid w:val="0021555A"/>
    <w:rsid w:val="00220100"/>
    <w:rsid w:val="00231586"/>
    <w:rsid w:val="00234EA3"/>
    <w:rsid w:val="002566CA"/>
    <w:rsid w:val="002647C1"/>
    <w:rsid w:val="002716DD"/>
    <w:rsid w:val="002761AD"/>
    <w:rsid w:val="00276AEC"/>
    <w:rsid w:val="00280791"/>
    <w:rsid w:val="002853AD"/>
    <w:rsid w:val="00297C44"/>
    <w:rsid w:val="002A32B2"/>
    <w:rsid w:val="002B55DF"/>
    <w:rsid w:val="002C7999"/>
    <w:rsid w:val="002F7087"/>
    <w:rsid w:val="00301B21"/>
    <w:rsid w:val="00312B8A"/>
    <w:rsid w:val="00316CDD"/>
    <w:rsid w:val="0032603B"/>
    <w:rsid w:val="00327188"/>
    <w:rsid w:val="00333279"/>
    <w:rsid w:val="00335CA6"/>
    <w:rsid w:val="0034129B"/>
    <w:rsid w:val="00341F3F"/>
    <w:rsid w:val="00343F48"/>
    <w:rsid w:val="00347E73"/>
    <w:rsid w:val="00352822"/>
    <w:rsid w:val="003603BD"/>
    <w:rsid w:val="0036216E"/>
    <w:rsid w:val="00363FD6"/>
    <w:rsid w:val="00370ED7"/>
    <w:rsid w:val="0037232F"/>
    <w:rsid w:val="00387236"/>
    <w:rsid w:val="0039042B"/>
    <w:rsid w:val="003A6960"/>
    <w:rsid w:val="003B3440"/>
    <w:rsid w:val="003D25AD"/>
    <w:rsid w:val="003E5056"/>
    <w:rsid w:val="003E5C25"/>
    <w:rsid w:val="003F0612"/>
    <w:rsid w:val="003F4E2E"/>
    <w:rsid w:val="003F507D"/>
    <w:rsid w:val="003F7EBB"/>
    <w:rsid w:val="00401432"/>
    <w:rsid w:val="00405B12"/>
    <w:rsid w:val="00414E47"/>
    <w:rsid w:val="00422C09"/>
    <w:rsid w:val="00423CC1"/>
    <w:rsid w:val="004308E2"/>
    <w:rsid w:val="00434027"/>
    <w:rsid w:val="00434E31"/>
    <w:rsid w:val="00446294"/>
    <w:rsid w:val="004504ED"/>
    <w:rsid w:val="004571E6"/>
    <w:rsid w:val="00463CF2"/>
    <w:rsid w:val="00466267"/>
    <w:rsid w:val="00485C49"/>
    <w:rsid w:val="004A0117"/>
    <w:rsid w:val="004A2665"/>
    <w:rsid w:val="004A2CDC"/>
    <w:rsid w:val="004B30CA"/>
    <w:rsid w:val="004B432B"/>
    <w:rsid w:val="004B514A"/>
    <w:rsid w:val="004B5FF5"/>
    <w:rsid w:val="004C4356"/>
    <w:rsid w:val="004C4794"/>
    <w:rsid w:val="004C5E4F"/>
    <w:rsid w:val="004C73C2"/>
    <w:rsid w:val="004D7842"/>
    <w:rsid w:val="004E3892"/>
    <w:rsid w:val="004F42B2"/>
    <w:rsid w:val="00503718"/>
    <w:rsid w:val="00504618"/>
    <w:rsid w:val="0051610E"/>
    <w:rsid w:val="005225EA"/>
    <w:rsid w:val="00530EF1"/>
    <w:rsid w:val="00562FC2"/>
    <w:rsid w:val="00567A53"/>
    <w:rsid w:val="00572864"/>
    <w:rsid w:val="00573BBB"/>
    <w:rsid w:val="00582840"/>
    <w:rsid w:val="005847DB"/>
    <w:rsid w:val="005904BA"/>
    <w:rsid w:val="00590CBE"/>
    <w:rsid w:val="005928F3"/>
    <w:rsid w:val="005A1073"/>
    <w:rsid w:val="005A1740"/>
    <w:rsid w:val="005A6AC9"/>
    <w:rsid w:val="005B30B0"/>
    <w:rsid w:val="005B362B"/>
    <w:rsid w:val="005D4A75"/>
    <w:rsid w:val="005D7BA0"/>
    <w:rsid w:val="005E2604"/>
    <w:rsid w:val="005F4CFF"/>
    <w:rsid w:val="005F772E"/>
    <w:rsid w:val="00602CD4"/>
    <w:rsid w:val="006109D2"/>
    <w:rsid w:val="00611339"/>
    <w:rsid w:val="00611767"/>
    <w:rsid w:val="00614F36"/>
    <w:rsid w:val="00616BEB"/>
    <w:rsid w:val="006433E8"/>
    <w:rsid w:val="006522D6"/>
    <w:rsid w:val="0065604B"/>
    <w:rsid w:val="006642D9"/>
    <w:rsid w:val="00665D06"/>
    <w:rsid w:val="006862E2"/>
    <w:rsid w:val="00691791"/>
    <w:rsid w:val="00694E64"/>
    <w:rsid w:val="0069541A"/>
    <w:rsid w:val="006A1FF6"/>
    <w:rsid w:val="006B4EF2"/>
    <w:rsid w:val="006C2A1F"/>
    <w:rsid w:val="006C79B5"/>
    <w:rsid w:val="006E08BE"/>
    <w:rsid w:val="006E0BB4"/>
    <w:rsid w:val="006E6CDA"/>
    <w:rsid w:val="006F5DB1"/>
    <w:rsid w:val="00701337"/>
    <w:rsid w:val="0070269B"/>
    <w:rsid w:val="00705784"/>
    <w:rsid w:val="00713981"/>
    <w:rsid w:val="00714F10"/>
    <w:rsid w:val="00741654"/>
    <w:rsid w:val="00745505"/>
    <w:rsid w:val="0074632D"/>
    <w:rsid w:val="00756E96"/>
    <w:rsid w:val="007600DA"/>
    <w:rsid w:val="007605EA"/>
    <w:rsid w:val="00763621"/>
    <w:rsid w:val="0076740D"/>
    <w:rsid w:val="0077532C"/>
    <w:rsid w:val="00780A45"/>
    <w:rsid w:val="007A6114"/>
    <w:rsid w:val="007C5664"/>
    <w:rsid w:val="007E1661"/>
    <w:rsid w:val="007F713F"/>
    <w:rsid w:val="007F7379"/>
    <w:rsid w:val="00815C5E"/>
    <w:rsid w:val="00834FF1"/>
    <w:rsid w:val="00846ED8"/>
    <w:rsid w:val="00850208"/>
    <w:rsid w:val="008511DF"/>
    <w:rsid w:val="00863E13"/>
    <w:rsid w:val="00866AD1"/>
    <w:rsid w:val="00883447"/>
    <w:rsid w:val="00892B38"/>
    <w:rsid w:val="008930C1"/>
    <w:rsid w:val="008A0290"/>
    <w:rsid w:val="008B45C0"/>
    <w:rsid w:val="008C09DF"/>
    <w:rsid w:val="008E0BB5"/>
    <w:rsid w:val="008E15C5"/>
    <w:rsid w:val="008E1FD8"/>
    <w:rsid w:val="008E3994"/>
    <w:rsid w:val="008E5667"/>
    <w:rsid w:val="008E6C8C"/>
    <w:rsid w:val="00911646"/>
    <w:rsid w:val="00923BE6"/>
    <w:rsid w:val="00923D31"/>
    <w:rsid w:val="009320C6"/>
    <w:rsid w:val="009409DC"/>
    <w:rsid w:val="009501E5"/>
    <w:rsid w:val="00953F86"/>
    <w:rsid w:val="00973C06"/>
    <w:rsid w:val="00974D01"/>
    <w:rsid w:val="00981D5B"/>
    <w:rsid w:val="0098475B"/>
    <w:rsid w:val="00990739"/>
    <w:rsid w:val="009B004F"/>
    <w:rsid w:val="009B124B"/>
    <w:rsid w:val="009B563A"/>
    <w:rsid w:val="009C414A"/>
    <w:rsid w:val="009D0345"/>
    <w:rsid w:val="009F0FF4"/>
    <w:rsid w:val="00A02C02"/>
    <w:rsid w:val="00A05FBC"/>
    <w:rsid w:val="00A317DB"/>
    <w:rsid w:val="00A350AA"/>
    <w:rsid w:val="00A445FE"/>
    <w:rsid w:val="00A5675D"/>
    <w:rsid w:val="00A66E93"/>
    <w:rsid w:val="00A76687"/>
    <w:rsid w:val="00A908FB"/>
    <w:rsid w:val="00A9408E"/>
    <w:rsid w:val="00A9664B"/>
    <w:rsid w:val="00AA45DD"/>
    <w:rsid w:val="00AB29B4"/>
    <w:rsid w:val="00AC0770"/>
    <w:rsid w:val="00AC0EAE"/>
    <w:rsid w:val="00AC3362"/>
    <w:rsid w:val="00AD0DE7"/>
    <w:rsid w:val="00AD7F38"/>
    <w:rsid w:val="00B01638"/>
    <w:rsid w:val="00B04A0C"/>
    <w:rsid w:val="00B053B3"/>
    <w:rsid w:val="00B06A83"/>
    <w:rsid w:val="00B158F4"/>
    <w:rsid w:val="00B26574"/>
    <w:rsid w:val="00B37A77"/>
    <w:rsid w:val="00B4222F"/>
    <w:rsid w:val="00B44056"/>
    <w:rsid w:val="00B6647F"/>
    <w:rsid w:val="00B66E9E"/>
    <w:rsid w:val="00B81B62"/>
    <w:rsid w:val="00B8484D"/>
    <w:rsid w:val="00B87079"/>
    <w:rsid w:val="00B94FC5"/>
    <w:rsid w:val="00BA0EF7"/>
    <w:rsid w:val="00BB2FDE"/>
    <w:rsid w:val="00BB68C0"/>
    <w:rsid w:val="00BD3500"/>
    <w:rsid w:val="00BE3C41"/>
    <w:rsid w:val="00BE5A3D"/>
    <w:rsid w:val="00BE6C3C"/>
    <w:rsid w:val="00BE7EAB"/>
    <w:rsid w:val="00BF0D89"/>
    <w:rsid w:val="00BF3A2B"/>
    <w:rsid w:val="00BF75C5"/>
    <w:rsid w:val="00C11285"/>
    <w:rsid w:val="00C33982"/>
    <w:rsid w:val="00C548B3"/>
    <w:rsid w:val="00C54DBB"/>
    <w:rsid w:val="00C703DE"/>
    <w:rsid w:val="00C75CF5"/>
    <w:rsid w:val="00C76893"/>
    <w:rsid w:val="00C80EE1"/>
    <w:rsid w:val="00CB3E1D"/>
    <w:rsid w:val="00CB64A1"/>
    <w:rsid w:val="00CB6EBE"/>
    <w:rsid w:val="00CC34A3"/>
    <w:rsid w:val="00CC51AE"/>
    <w:rsid w:val="00CC52A0"/>
    <w:rsid w:val="00CD4B0E"/>
    <w:rsid w:val="00CD7C0F"/>
    <w:rsid w:val="00CE32DA"/>
    <w:rsid w:val="00CE545E"/>
    <w:rsid w:val="00CF2F65"/>
    <w:rsid w:val="00D00605"/>
    <w:rsid w:val="00D1132D"/>
    <w:rsid w:val="00D1584A"/>
    <w:rsid w:val="00D16A0D"/>
    <w:rsid w:val="00D35317"/>
    <w:rsid w:val="00D41DF6"/>
    <w:rsid w:val="00D64BD3"/>
    <w:rsid w:val="00D844AC"/>
    <w:rsid w:val="00D857B0"/>
    <w:rsid w:val="00DA1886"/>
    <w:rsid w:val="00DA421E"/>
    <w:rsid w:val="00DA74FC"/>
    <w:rsid w:val="00DB15A7"/>
    <w:rsid w:val="00DC6C8E"/>
    <w:rsid w:val="00DD78C5"/>
    <w:rsid w:val="00DE1533"/>
    <w:rsid w:val="00DE34DA"/>
    <w:rsid w:val="00DF5A72"/>
    <w:rsid w:val="00DF68B6"/>
    <w:rsid w:val="00DF6AE1"/>
    <w:rsid w:val="00E11C71"/>
    <w:rsid w:val="00E2043E"/>
    <w:rsid w:val="00E21825"/>
    <w:rsid w:val="00E375D2"/>
    <w:rsid w:val="00E41D31"/>
    <w:rsid w:val="00E439FC"/>
    <w:rsid w:val="00E542DB"/>
    <w:rsid w:val="00E5576F"/>
    <w:rsid w:val="00E64EC3"/>
    <w:rsid w:val="00E67072"/>
    <w:rsid w:val="00E75A1D"/>
    <w:rsid w:val="00E869B0"/>
    <w:rsid w:val="00E86BF2"/>
    <w:rsid w:val="00E871BB"/>
    <w:rsid w:val="00E941AA"/>
    <w:rsid w:val="00E95D7B"/>
    <w:rsid w:val="00EA5EC0"/>
    <w:rsid w:val="00EB6432"/>
    <w:rsid w:val="00EB7340"/>
    <w:rsid w:val="00EC2426"/>
    <w:rsid w:val="00F01E40"/>
    <w:rsid w:val="00F063D9"/>
    <w:rsid w:val="00F10E79"/>
    <w:rsid w:val="00F442BC"/>
    <w:rsid w:val="00F55988"/>
    <w:rsid w:val="00F5637B"/>
    <w:rsid w:val="00F635E8"/>
    <w:rsid w:val="00F725D9"/>
    <w:rsid w:val="00F77AD7"/>
    <w:rsid w:val="00FA34C5"/>
    <w:rsid w:val="00FC2D11"/>
    <w:rsid w:val="00FD3B11"/>
    <w:rsid w:val="00FD7904"/>
    <w:rsid w:val="00FE1822"/>
    <w:rsid w:val="00FE7C45"/>
    <w:rsid w:val="00FF3D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F3D707-24D0-4CED-AD7F-452E69D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352822"/>
    <w:pPr>
      <w:spacing w:after="0" w:line="360" w:lineRule="auto"/>
      <w:ind w:firstLine="709"/>
      <w:jc w:val="both"/>
    </w:pPr>
    <w:rPr>
      <w:rFonts w:ascii="Times New Roman" w:eastAsia="Times New Roman" w:hAnsi="Times New Roman" w:cs="Times New Roman"/>
      <w:sz w:val="24"/>
      <w:szCs w:val="24"/>
      <w:lang w:eastAsia="zh-CN"/>
    </w:rPr>
  </w:style>
  <w:style w:type="paragraph" w:styleId="Nagwek1">
    <w:name w:val="heading 1"/>
    <w:aliases w:val="Tytuł rozdziału"/>
    <w:basedOn w:val="Normalny"/>
    <w:next w:val="Normalny"/>
    <w:link w:val="Nagwek1Znak"/>
    <w:uiPriority w:val="9"/>
    <w:qFormat/>
    <w:rsid w:val="00691791"/>
    <w:pPr>
      <w:keepNext/>
      <w:keepLines/>
      <w:ind w:firstLine="0"/>
      <w:jc w:val="left"/>
      <w:outlineLvl w:val="0"/>
    </w:pPr>
    <w:rPr>
      <w:rFonts w:eastAsiaTheme="majorEastAsia" w:cstheme="majorBidi"/>
      <w:b/>
      <w:smallCaps/>
      <w:sz w:val="28"/>
      <w:szCs w:val="32"/>
    </w:rPr>
  </w:style>
  <w:style w:type="paragraph" w:styleId="Nagwek2">
    <w:name w:val="heading 2"/>
    <w:aliases w:val="Punkt w podrozdziale"/>
    <w:basedOn w:val="Normalny"/>
    <w:next w:val="Normalny"/>
    <w:link w:val="Nagwek2Znak"/>
    <w:uiPriority w:val="9"/>
    <w:unhideWhenUsed/>
    <w:qFormat/>
    <w:rsid w:val="00276AEC"/>
    <w:pPr>
      <w:keepNext/>
      <w:keepLines/>
      <w:ind w:firstLine="0"/>
      <w:jc w:val="left"/>
      <w:outlineLvl w:val="1"/>
    </w:pPr>
    <w:rPr>
      <w:rFonts w:eastAsiaTheme="majorEastAsia" w:cstheme="majorBidi"/>
      <w:szCs w:val="26"/>
    </w:rPr>
  </w:style>
  <w:style w:type="paragraph" w:styleId="Nagwek3">
    <w:name w:val="heading 3"/>
    <w:aliases w:val="Wykazy"/>
    <w:basedOn w:val="Normalny"/>
    <w:next w:val="Normalny"/>
    <w:link w:val="Nagwek3Znak"/>
    <w:uiPriority w:val="9"/>
    <w:unhideWhenUsed/>
    <w:qFormat/>
    <w:rsid w:val="0051610E"/>
    <w:pPr>
      <w:keepNext/>
      <w:keepLines/>
      <w:jc w:val="center"/>
      <w:outlineLvl w:val="2"/>
    </w:pPr>
    <w:rPr>
      <w:rFonts w:eastAsiaTheme="majorEastAsia" w:cstheme="majorBidi"/>
      <w:b/>
      <w:smallCaps/>
      <w:sz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link w:val="TytuZnak"/>
    <w:qFormat/>
    <w:rsid w:val="004B432B"/>
    <w:pPr>
      <w:overflowPunct w:val="0"/>
      <w:autoSpaceDE w:val="0"/>
      <w:autoSpaceDN w:val="0"/>
      <w:adjustRightInd w:val="0"/>
      <w:jc w:val="center"/>
      <w:textAlignment w:val="baseline"/>
    </w:pPr>
    <w:rPr>
      <w:b/>
      <w:szCs w:val="20"/>
      <w:lang w:eastAsia="pl-PL"/>
    </w:rPr>
  </w:style>
  <w:style w:type="character" w:customStyle="1" w:styleId="TytuZnak">
    <w:name w:val="Tytuł Znak"/>
    <w:basedOn w:val="Domylnaczcionkaakapitu"/>
    <w:link w:val="Tytu"/>
    <w:rsid w:val="004B432B"/>
    <w:rPr>
      <w:rFonts w:ascii="Times New Roman" w:eastAsia="Times New Roman" w:hAnsi="Times New Roman" w:cs="Times New Roman"/>
      <w:b/>
      <w:sz w:val="24"/>
      <w:szCs w:val="20"/>
      <w:lang w:eastAsia="pl-PL"/>
    </w:rPr>
  </w:style>
  <w:style w:type="paragraph" w:styleId="Stopka">
    <w:name w:val="footer"/>
    <w:basedOn w:val="Normalny"/>
    <w:link w:val="StopkaZnak"/>
    <w:uiPriority w:val="99"/>
    <w:rsid w:val="004B432B"/>
    <w:pPr>
      <w:tabs>
        <w:tab w:val="center" w:pos="4536"/>
        <w:tab w:val="right" w:pos="9072"/>
      </w:tabs>
    </w:pPr>
  </w:style>
  <w:style w:type="character" w:customStyle="1" w:styleId="StopkaZnak">
    <w:name w:val="Stopka Znak"/>
    <w:basedOn w:val="Domylnaczcionkaakapitu"/>
    <w:link w:val="Stopka"/>
    <w:uiPriority w:val="99"/>
    <w:rsid w:val="004B432B"/>
    <w:rPr>
      <w:rFonts w:ascii="Times New Roman" w:eastAsia="Times New Roman" w:hAnsi="Times New Roman" w:cs="Times New Roman"/>
      <w:sz w:val="24"/>
      <w:szCs w:val="24"/>
      <w:lang w:eastAsia="zh-CN"/>
    </w:rPr>
  </w:style>
  <w:style w:type="character" w:styleId="Numerstrony">
    <w:name w:val="page number"/>
    <w:basedOn w:val="Domylnaczcionkaakapitu"/>
    <w:rsid w:val="004B432B"/>
  </w:style>
  <w:style w:type="paragraph" w:styleId="Nagwek">
    <w:name w:val="header"/>
    <w:basedOn w:val="Normalny"/>
    <w:link w:val="NagwekZnak"/>
    <w:rsid w:val="004B432B"/>
    <w:pPr>
      <w:tabs>
        <w:tab w:val="center" w:pos="4536"/>
        <w:tab w:val="right" w:pos="9072"/>
      </w:tabs>
    </w:pPr>
  </w:style>
  <w:style w:type="character" w:customStyle="1" w:styleId="NagwekZnak">
    <w:name w:val="Nagłówek Znak"/>
    <w:basedOn w:val="Domylnaczcionkaakapitu"/>
    <w:link w:val="Nagwek"/>
    <w:rsid w:val="004B432B"/>
    <w:rPr>
      <w:rFonts w:ascii="Times New Roman" w:eastAsia="Times New Roman" w:hAnsi="Times New Roman" w:cs="Times New Roman"/>
      <w:sz w:val="24"/>
      <w:szCs w:val="24"/>
      <w:lang w:eastAsia="zh-CN"/>
    </w:rPr>
  </w:style>
  <w:style w:type="character" w:customStyle="1" w:styleId="Nagwek1Znak">
    <w:name w:val="Nagłówek 1 Znak"/>
    <w:aliases w:val="Tytuł rozdziału Znak"/>
    <w:basedOn w:val="Domylnaczcionkaakapitu"/>
    <w:link w:val="Nagwek1"/>
    <w:uiPriority w:val="9"/>
    <w:rsid w:val="00691791"/>
    <w:rPr>
      <w:rFonts w:ascii="Times New Roman" w:eastAsiaTheme="majorEastAsia" w:hAnsi="Times New Roman" w:cstheme="majorBidi"/>
      <w:b/>
      <w:smallCaps/>
      <w:sz w:val="28"/>
      <w:szCs w:val="32"/>
      <w:lang w:eastAsia="zh-CN"/>
    </w:rPr>
  </w:style>
  <w:style w:type="paragraph" w:styleId="Podtytu">
    <w:name w:val="Subtitle"/>
    <w:aliases w:val="Tytuł podrozdziału"/>
    <w:basedOn w:val="Nagwek2"/>
    <w:next w:val="Normalny"/>
    <w:link w:val="PodtytuZnak"/>
    <w:uiPriority w:val="11"/>
    <w:qFormat/>
    <w:rsid w:val="00175531"/>
    <w:pPr>
      <w:numPr>
        <w:ilvl w:val="1"/>
      </w:numPr>
    </w:pPr>
    <w:rPr>
      <w:rFonts w:eastAsiaTheme="minorEastAsia" w:cstheme="minorBidi"/>
      <w:b/>
      <w:szCs w:val="22"/>
    </w:rPr>
  </w:style>
  <w:style w:type="character" w:customStyle="1" w:styleId="PodtytuZnak">
    <w:name w:val="Podtytuł Znak"/>
    <w:aliases w:val="Tytuł podrozdziału Znak"/>
    <w:basedOn w:val="Domylnaczcionkaakapitu"/>
    <w:link w:val="Podtytu"/>
    <w:uiPriority w:val="11"/>
    <w:rsid w:val="00175531"/>
    <w:rPr>
      <w:rFonts w:ascii="Times New Roman" w:eastAsiaTheme="minorEastAsia" w:hAnsi="Times New Roman"/>
      <w:b/>
      <w:sz w:val="24"/>
      <w:lang w:eastAsia="zh-CN"/>
    </w:rPr>
  </w:style>
  <w:style w:type="character" w:customStyle="1" w:styleId="Nagwek2Znak">
    <w:name w:val="Nagłówek 2 Znak"/>
    <w:aliases w:val="Punkt w podrozdziale Znak"/>
    <w:basedOn w:val="Domylnaczcionkaakapitu"/>
    <w:link w:val="Nagwek2"/>
    <w:uiPriority w:val="9"/>
    <w:rsid w:val="00276AEC"/>
    <w:rPr>
      <w:rFonts w:ascii="Times New Roman" w:eastAsiaTheme="majorEastAsia" w:hAnsi="Times New Roman" w:cstheme="majorBidi"/>
      <w:sz w:val="24"/>
      <w:szCs w:val="26"/>
      <w:lang w:eastAsia="zh-CN"/>
    </w:rPr>
  </w:style>
  <w:style w:type="paragraph" w:styleId="Bezodstpw">
    <w:name w:val="No Spacing"/>
    <w:uiPriority w:val="1"/>
    <w:rsid w:val="0077532C"/>
    <w:pPr>
      <w:spacing w:after="0" w:line="240" w:lineRule="auto"/>
      <w:ind w:left="709"/>
      <w:jc w:val="both"/>
    </w:pPr>
    <w:rPr>
      <w:rFonts w:ascii="Times New Roman" w:eastAsia="Times New Roman" w:hAnsi="Times New Roman" w:cs="Times New Roman"/>
      <w:sz w:val="24"/>
      <w:szCs w:val="24"/>
      <w:lang w:eastAsia="zh-CN"/>
    </w:rPr>
  </w:style>
  <w:style w:type="character" w:customStyle="1" w:styleId="Nagwek3Znak">
    <w:name w:val="Nagłówek 3 Znak"/>
    <w:aliases w:val="Wykazy Znak"/>
    <w:basedOn w:val="Domylnaczcionkaakapitu"/>
    <w:link w:val="Nagwek3"/>
    <w:uiPriority w:val="9"/>
    <w:rsid w:val="0051610E"/>
    <w:rPr>
      <w:rFonts w:ascii="Times New Roman" w:eastAsiaTheme="majorEastAsia" w:hAnsi="Times New Roman" w:cstheme="majorBidi"/>
      <w:b/>
      <w:smallCaps/>
      <w:sz w:val="28"/>
      <w:szCs w:val="24"/>
      <w:lang w:eastAsia="zh-CN"/>
    </w:rPr>
  </w:style>
  <w:style w:type="paragraph" w:styleId="Nagwekspisutreci">
    <w:name w:val="TOC Heading"/>
    <w:basedOn w:val="Nagwek1"/>
    <w:next w:val="Normalny"/>
    <w:uiPriority w:val="39"/>
    <w:unhideWhenUsed/>
    <w:qFormat/>
    <w:rsid w:val="00EB7340"/>
    <w:pPr>
      <w:spacing w:line="259" w:lineRule="auto"/>
      <w:outlineLvl w:val="9"/>
    </w:pPr>
    <w:rPr>
      <w:rFonts w:asciiTheme="majorHAnsi" w:hAnsiTheme="majorHAnsi"/>
      <w:b w:val="0"/>
      <w:smallCaps w:val="0"/>
      <w:color w:val="2E74B5" w:themeColor="accent1" w:themeShade="BF"/>
      <w:sz w:val="32"/>
      <w:lang w:eastAsia="pl-PL"/>
    </w:rPr>
  </w:style>
  <w:style w:type="paragraph" w:styleId="Spistreci3">
    <w:name w:val="toc 3"/>
    <w:basedOn w:val="Normalny"/>
    <w:next w:val="Normalny"/>
    <w:autoRedefine/>
    <w:uiPriority w:val="39"/>
    <w:unhideWhenUsed/>
    <w:rsid w:val="00021A57"/>
    <w:pPr>
      <w:tabs>
        <w:tab w:val="right" w:pos="9061"/>
      </w:tabs>
      <w:ind w:left="240"/>
      <w:jc w:val="left"/>
    </w:pPr>
    <w:rPr>
      <w:rFonts w:eastAsiaTheme="minorEastAsia"/>
      <w:noProof/>
      <w:sz w:val="20"/>
      <w:szCs w:val="20"/>
    </w:rPr>
  </w:style>
  <w:style w:type="paragraph" w:styleId="Spistreci1">
    <w:name w:val="toc 1"/>
    <w:basedOn w:val="Normalny"/>
    <w:next w:val="Normalny"/>
    <w:autoRedefine/>
    <w:uiPriority w:val="39"/>
    <w:unhideWhenUsed/>
    <w:rsid w:val="00EB7340"/>
    <w:pPr>
      <w:spacing w:before="360"/>
      <w:jc w:val="left"/>
    </w:pPr>
    <w:rPr>
      <w:rFonts w:asciiTheme="majorHAnsi" w:hAnsiTheme="majorHAnsi" w:cstheme="majorHAnsi"/>
      <w:b/>
      <w:bCs/>
      <w:caps/>
    </w:rPr>
  </w:style>
  <w:style w:type="paragraph" w:styleId="Spistreci2">
    <w:name w:val="toc 2"/>
    <w:basedOn w:val="Normalny"/>
    <w:next w:val="Normalny"/>
    <w:autoRedefine/>
    <w:uiPriority w:val="39"/>
    <w:unhideWhenUsed/>
    <w:rsid w:val="00EB7340"/>
    <w:pPr>
      <w:spacing w:before="240"/>
      <w:jc w:val="left"/>
    </w:pPr>
    <w:rPr>
      <w:rFonts w:asciiTheme="minorHAnsi" w:hAnsiTheme="minorHAnsi" w:cstheme="minorHAnsi"/>
      <w:b/>
      <w:bCs/>
      <w:sz w:val="20"/>
      <w:szCs w:val="20"/>
    </w:rPr>
  </w:style>
  <w:style w:type="character" w:styleId="Hipercze">
    <w:name w:val="Hyperlink"/>
    <w:basedOn w:val="Domylnaczcionkaakapitu"/>
    <w:uiPriority w:val="99"/>
    <w:unhideWhenUsed/>
    <w:rsid w:val="00EB7340"/>
    <w:rPr>
      <w:color w:val="0563C1" w:themeColor="hyperlink"/>
      <w:u w:val="single"/>
    </w:rPr>
  </w:style>
  <w:style w:type="paragraph" w:styleId="Spistreci4">
    <w:name w:val="toc 4"/>
    <w:basedOn w:val="Normalny"/>
    <w:next w:val="Normalny"/>
    <w:autoRedefine/>
    <w:uiPriority w:val="39"/>
    <w:unhideWhenUsed/>
    <w:rsid w:val="00EB7340"/>
    <w:pPr>
      <w:ind w:left="480"/>
      <w:jc w:val="left"/>
    </w:pPr>
    <w:rPr>
      <w:rFonts w:asciiTheme="minorHAnsi" w:hAnsiTheme="minorHAnsi" w:cstheme="minorHAnsi"/>
      <w:sz w:val="20"/>
      <w:szCs w:val="20"/>
    </w:rPr>
  </w:style>
  <w:style w:type="paragraph" w:styleId="Spistreci5">
    <w:name w:val="toc 5"/>
    <w:basedOn w:val="Normalny"/>
    <w:next w:val="Normalny"/>
    <w:autoRedefine/>
    <w:uiPriority w:val="39"/>
    <w:unhideWhenUsed/>
    <w:rsid w:val="00EB7340"/>
    <w:pPr>
      <w:ind w:left="720"/>
      <w:jc w:val="left"/>
    </w:pPr>
    <w:rPr>
      <w:rFonts w:asciiTheme="minorHAnsi" w:hAnsiTheme="minorHAnsi" w:cstheme="minorHAnsi"/>
      <w:sz w:val="20"/>
      <w:szCs w:val="20"/>
    </w:rPr>
  </w:style>
  <w:style w:type="paragraph" w:styleId="Spistreci6">
    <w:name w:val="toc 6"/>
    <w:basedOn w:val="Normalny"/>
    <w:next w:val="Normalny"/>
    <w:autoRedefine/>
    <w:uiPriority w:val="39"/>
    <w:unhideWhenUsed/>
    <w:rsid w:val="00EB7340"/>
    <w:pPr>
      <w:ind w:left="960"/>
      <w:jc w:val="left"/>
    </w:pPr>
    <w:rPr>
      <w:rFonts w:asciiTheme="minorHAnsi" w:hAnsiTheme="minorHAnsi" w:cstheme="minorHAnsi"/>
      <w:sz w:val="20"/>
      <w:szCs w:val="20"/>
    </w:rPr>
  </w:style>
  <w:style w:type="paragraph" w:styleId="Spistreci7">
    <w:name w:val="toc 7"/>
    <w:basedOn w:val="Normalny"/>
    <w:next w:val="Normalny"/>
    <w:autoRedefine/>
    <w:uiPriority w:val="39"/>
    <w:unhideWhenUsed/>
    <w:rsid w:val="00EB7340"/>
    <w:pPr>
      <w:ind w:left="1200"/>
      <w:jc w:val="left"/>
    </w:pPr>
    <w:rPr>
      <w:rFonts w:asciiTheme="minorHAnsi" w:hAnsiTheme="minorHAnsi" w:cstheme="minorHAnsi"/>
      <w:sz w:val="20"/>
      <w:szCs w:val="20"/>
    </w:rPr>
  </w:style>
  <w:style w:type="paragraph" w:styleId="Spistreci8">
    <w:name w:val="toc 8"/>
    <w:basedOn w:val="Normalny"/>
    <w:next w:val="Normalny"/>
    <w:autoRedefine/>
    <w:uiPriority w:val="39"/>
    <w:unhideWhenUsed/>
    <w:rsid w:val="00EB7340"/>
    <w:pPr>
      <w:ind w:left="1440"/>
      <w:jc w:val="left"/>
    </w:pPr>
    <w:rPr>
      <w:rFonts w:asciiTheme="minorHAnsi" w:hAnsiTheme="minorHAnsi" w:cstheme="minorHAnsi"/>
      <w:sz w:val="20"/>
      <w:szCs w:val="20"/>
    </w:rPr>
  </w:style>
  <w:style w:type="paragraph" w:styleId="Spistreci9">
    <w:name w:val="toc 9"/>
    <w:basedOn w:val="Normalny"/>
    <w:next w:val="Normalny"/>
    <w:autoRedefine/>
    <w:uiPriority w:val="39"/>
    <w:unhideWhenUsed/>
    <w:rsid w:val="00EB7340"/>
    <w:pPr>
      <w:ind w:left="1680"/>
      <w:jc w:val="left"/>
    </w:pPr>
    <w:rPr>
      <w:rFonts w:asciiTheme="minorHAnsi" w:hAnsiTheme="minorHAnsi" w:cstheme="minorHAnsi"/>
      <w:sz w:val="20"/>
      <w:szCs w:val="20"/>
    </w:rPr>
  </w:style>
  <w:style w:type="paragraph" w:styleId="Bibliografia">
    <w:name w:val="Bibliography"/>
    <w:basedOn w:val="Normalny"/>
    <w:next w:val="Normalny"/>
    <w:uiPriority w:val="37"/>
    <w:unhideWhenUsed/>
    <w:rsid w:val="00F77AD7"/>
  </w:style>
  <w:style w:type="paragraph" w:styleId="NormalnyWeb">
    <w:name w:val="Normal (Web)"/>
    <w:basedOn w:val="Normalny"/>
    <w:uiPriority w:val="99"/>
    <w:semiHidden/>
    <w:unhideWhenUsed/>
    <w:rsid w:val="00D41DF6"/>
    <w:pPr>
      <w:spacing w:before="100" w:beforeAutospacing="1" w:after="142" w:line="276" w:lineRule="auto"/>
      <w:ind w:firstLine="0"/>
      <w:jc w:val="left"/>
    </w:pPr>
    <w:rPr>
      <w:lang w:eastAsia="pl-PL"/>
    </w:rPr>
  </w:style>
  <w:style w:type="paragraph" w:styleId="Legenda">
    <w:name w:val="caption"/>
    <w:aliases w:val="Podpis rysunku"/>
    <w:basedOn w:val="Normalny"/>
    <w:next w:val="Normalny"/>
    <w:link w:val="LegendaZnak"/>
    <w:uiPriority w:val="35"/>
    <w:unhideWhenUsed/>
    <w:qFormat/>
    <w:rsid w:val="001B63A1"/>
    <w:pPr>
      <w:jc w:val="center"/>
    </w:pPr>
    <w:rPr>
      <w:iCs/>
      <w:szCs w:val="18"/>
    </w:rPr>
  </w:style>
  <w:style w:type="paragraph" w:styleId="Akapitzlist">
    <w:name w:val="List Paragraph"/>
    <w:basedOn w:val="Normalny"/>
    <w:uiPriority w:val="34"/>
    <w:qFormat/>
    <w:rsid w:val="001B63A1"/>
    <w:pPr>
      <w:ind w:left="720"/>
      <w:contextualSpacing/>
    </w:pPr>
  </w:style>
  <w:style w:type="character" w:customStyle="1" w:styleId="LegendaZnak">
    <w:name w:val="Legenda Znak"/>
    <w:aliases w:val="Podpis rysunku Znak"/>
    <w:basedOn w:val="Domylnaczcionkaakapitu"/>
    <w:link w:val="Legenda"/>
    <w:uiPriority w:val="35"/>
    <w:rsid w:val="001B63A1"/>
    <w:rPr>
      <w:rFonts w:ascii="Times New Roman" w:eastAsia="Times New Roman" w:hAnsi="Times New Roman" w:cs="Times New Roman"/>
      <w:iCs/>
      <w:sz w:val="24"/>
      <w:szCs w:val="18"/>
      <w:lang w:eastAsia="zh-CN"/>
    </w:rPr>
  </w:style>
  <w:style w:type="paragraph" w:customStyle="1" w:styleId="Wykazrysunkw">
    <w:name w:val="Wykaz rysunków"/>
    <w:basedOn w:val="Normalny"/>
    <w:link w:val="WykazrysunkwZnak"/>
    <w:qFormat/>
    <w:rsid w:val="00DF6AE1"/>
    <w:pPr>
      <w:ind w:left="709" w:firstLine="0"/>
    </w:pPr>
  </w:style>
  <w:style w:type="character" w:customStyle="1" w:styleId="WykazrysunkwZnak">
    <w:name w:val="Wykaz rysunków Znak"/>
    <w:basedOn w:val="Domylnaczcionkaakapitu"/>
    <w:link w:val="Wykazrysunkw"/>
    <w:rsid w:val="00DF6AE1"/>
    <w:rPr>
      <w:rFonts w:ascii="Times New Roman" w:eastAsia="Times New Roman" w:hAnsi="Times New Roman" w:cs="Times New Roman"/>
      <w:sz w:val="24"/>
      <w:szCs w:val="24"/>
      <w:lang w:eastAsia="zh-CN"/>
    </w:rPr>
  </w:style>
  <w:style w:type="paragraph" w:styleId="Tekstprzypisukocowego">
    <w:name w:val="endnote text"/>
    <w:basedOn w:val="Normalny"/>
    <w:link w:val="TekstprzypisukocowegoZnak"/>
    <w:uiPriority w:val="99"/>
    <w:semiHidden/>
    <w:unhideWhenUsed/>
    <w:rsid w:val="00276AEC"/>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76AEC"/>
    <w:rPr>
      <w:rFonts w:ascii="Times New Roman" w:eastAsia="Times New Roman" w:hAnsi="Times New Roman" w:cs="Times New Roman"/>
      <w:sz w:val="20"/>
      <w:szCs w:val="20"/>
      <w:lang w:eastAsia="zh-CN"/>
    </w:rPr>
  </w:style>
  <w:style w:type="character" w:styleId="Odwoanieprzypisukocowego">
    <w:name w:val="endnote reference"/>
    <w:basedOn w:val="Domylnaczcionkaakapitu"/>
    <w:uiPriority w:val="99"/>
    <w:semiHidden/>
    <w:unhideWhenUsed/>
    <w:rsid w:val="00276AEC"/>
    <w:rPr>
      <w:vertAlign w:val="superscript"/>
    </w:rPr>
  </w:style>
  <w:style w:type="character" w:styleId="Tekstzastpczy">
    <w:name w:val="Placeholder Text"/>
    <w:basedOn w:val="Domylnaczcionkaakapitu"/>
    <w:uiPriority w:val="99"/>
    <w:semiHidden/>
    <w:rsid w:val="00297C44"/>
    <w:rPr>
      <w:color w:val="808080"/>
    </w:rPr>
  </w:style>
  <w:style w:type="table" w:styleId="Tabela-Siatka">
    <w:name w:val="Table Grid"/>
    <w:basedOn w:val="Standardowy"/>
    <w:uiPriority w:val="39"/>
    <w:rsid w:val="00E55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dolnego">
    <w:name w:val="footnote text"/>
    <w:basedOn w:val="Normalny"/>
    <w:link w:val="TekstprzypisudolnegoZnak"/>
    <w:uiPriority w:val="99"/>
    <w:semiHidden/>
    <w:unhideWhenUsed/>
    <w:rsid w:val="0065604B"/>
    <w:pPr>
      <w:spacing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65604B"/>
    <w:rPr>
      <w:rFonts w:ascii="Times New Roman" w:eastAsia="Times New Roman" w:hAnsi="Times New Roman" w:cs="Times New Roman"/>
      <w:sz w:val="20"/>
      <w:szCs w:val="20"/>
      <w:lang w:eastAsia="zh-CN"/>
    </w:rPr>
  </w:style>
  <w:style w:type="character" w:styleId="Odwoanieprzypisudolnego">
    <w:name w:val="footnote reference"/>
    <w:basedOn w:val="Domylnaczcionkaakapitu"/>
    <w:uiPriority w:val="99"/>
    <w:semiHidden/>
    <w:unhideWhenUsed/>
    <w:rsid w:val="0065604B"/>
    <w:rPr>
      <w:vertAlign w:val="superscript"/>
    </w:rPr>
  </w:style>
  <w:style w:type="paragraph" w:styleId="Tekstdymka">
    <w:name w:val="Balloon Text"/>
    <w:basedOn w:val="Normalny"/>
    <w:link w:val="TekstdymkaZnak"/>
    <w:uiPriority w:val="99"/>
    <w:semiHidden/>
    <w:unhideWhenUsed/>
    <w:rsid w:val="00B94FC5"/>
    <w:pPr>
      <w:spacing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B94FC5"/>
    <w:rPr>
      <w:rFonts w:ascii="Segoe UI" w:eastAsia="Times New Roman" w:hAnsi="Segoe UI" w:cs="Segoe UI"/>
      <w:sz w:val="18"/>
      <w:szCs w:val="18"/>
      <w:lang w:eastAsia="zh-CN"/>
    </w:rPr>
  </w:style>
  <w:style w:type="character" w:styleId="Odwoaniedokomentarza">
    <w:name w:val="annotation reference"/>
    <w:basedOn w:val="Domylnaczcionkaakapitu"/>
    <w:uiPriority w:val="99"/>
    <w:semiHidden/>
    <w:unhideWhenUsed/>
    <w:rsid w:val="00335CA6"/>
    <w:rPr>
      <w:sz w:val="16"/>
      <w:szCs w:val="16"/>
    </w:rPr>
  </w:style>
  <w:style w:type="paragraph" w:styleId="Tekstkomentarza">
    <w:name w:val="annotation text"/>
    <w:basedOn w:val="Normalny"/>
    <w:link w:val="TekstkomentarzaZnak"/>
    <w:uiPriority w:val="99"/>
    <w:semiHidden/>
    <w:unhideWhenUsed/>
    <w:rsid w:val="00335CA6"/>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335CA6"/>
    <w:rPr>
      <w:rFonts w:ascii="Times New Roman" w:eastAsia="Times New Roman" w:hAnsi="Times New Roman" w:cs="Times New Roman"/>
      <w:sz w:val="20"/>
      <w:szCs w:val="20"/>
      <w:lang w:eastAsia="zh-CN"/>
    </w:rPr>
  </w:style>
  <w:style w:type="paragraph" w:styleId="Tematkomentarza">
    <w:name w:val="annotation subject"/>
    <w:basedOn w:val="Tekstkomentarza"/>
    <w:next w:val="Tekstkomentarza"/>
    <w:link w:val="TematkomentarzaZnak"/>
    <w:uiPriority w:val="99"/>
    <w:semiHidden/>
    <w:unhideWhenUsed/>
    <w:rsid w:val="00335CA6"/>
    <w:rPr>
      <w:b/>
      <w:bCs/>
    </w:rPr>
  </w:style>
  <w:style w:type="character" w:customStyle="1" w:styleId="TematkomentarzaZnak">
    <w:name w:val="Temat komentarza Znak"/>
    <w:basedOn w:val="TekstkomentarzaZnak"/>
    <w:link w:val="Tematkomentarza"/>
    <w:uiPriority w:val="99"/>
    <w:semiHidden/>
    <w:rsid w:val="00335CA6"/>
    <w:rPr>
      <w:rFonts w:ascii="Times New Roman" w:eastAsia="Times New Roman" w:hAnsi="Times New Roman" w:cs="Times New Roman"/>
      <w:b/>
      <w:bCs/>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798863">
      <w:bodyDiv w:val="1"/>
      <w:marLeft w:val="0"/>
      <w:marRight w:val="0"/>
      <w:marTop w:val="0"/>
      <w:marBottom w:val="0"/>
      <w:divBdr>
        <w:top w:val="none" w:sz="0" w:space="0" w:color="auto"/>
        <w:left w:val="none" w:sz="0" w:space="0" w:color="auto"/>
        <w:bottom w:val="none" w:sz="0" w:space="0" w:color="auto"/>
        <w:right w:val="none" w:sz="0" w:space="0" w:color="auto"/>
      </w:divBdr>
    </w:div>
    <w:div w:id="491868731">
      <w:bodyDiv w:val="1"/>
      <w:marLeft w:val="0"/>
      <w:marRight w:val="0"/>
      <w:marTop w:val="0"/>
      <w:marBottom w:val="0"/>
      <w:divBdr>
        <w:top w:val="none" w:sz="0" w:space="0" w:color="auto"/>
        <w:left w:val="none" w:sz="0" w:space="0" w:color="auto"/>
        <w:bottom w:val="none" w:sz="0" w:space="0" w:color="auto"/>
        <w:right w:val="none" w:sz="0" w:space="0" w:color="auto"/>
      </w:divBdr>
    </w:div>
    <w:div w:id="521556722">
      <w:bodyDiv w:val="1"/>
      <w:marLeft w:val="0"/>
      <w:marRight w:val="0"/>
      <w:marTop w:val="0"/>
      <w:marBottom w:val="0"/>
      <w:divBdr>
        <w:top w:val="none" w:sz="0" w:space="0" w:color="auto"/>
        <w:left w:val="none" w:sz="0" w:space="0" w:color="auto"/>
        <w:bottom w:val="none" w:sz="0" w:space="0" w:color="auto"/>
        <w:right w:val="none" w:sz="0" w:space="0" w:color="auto"/>
      </w:divBdr>
    </w:div>
    <w:div w:id="527723338">
      <w:bodyDiv w:val="1"/>
      <w:marLeft w:val="0"/>
      <w:marRight w:val="0"/>
      <w:marTop w:val="0"/>
      <w:marBottom w:val="0"/>
      <w:divBdr>
        <w:top w:val="none" w:sz="0" w:space="0" w:color="auto"/>
        <w:left w:val="none" w:sz="0" w:space="0" w:color="auto"/>
        <w:bottom w:val="none" w:sz="0" w:space="0" w:color="auto"/>
        <w:right w:val="none" w:sz="0" w:space="0" w:color="auto"/>
      </w:divBdr>
    </w:div>
    <w:div w:id="538857250">
      <w:bodyDiv w:val="1"/>
      <w:marLeft w:val="0"/>
      <w:marRight w:val="0"/>
      <w:marTop w:val="0"/>
      <w:marBottom w:val="0"/>
      <w:divBdr>
        <w:top w:val="none" w:sz="0" w:space="0" w:color="auto"/>
        <w:left w:val="none" w:sz="0" w:space="0" w:color="auto"/>
        <w:bottom w:val="none" w:sz="0" w:space="0" w:color="auto"/>
        <w:right w:val="none" w:sz="0" w:space="0" w:color="auto"/>
      </w:divBdr>
    </w:div>
    <w:div w:id="837891846">
      <w:bodyDiv w:val="1"/>
      <w:marLeft w:val="0"/>
      <w:marRight w:val="0"/>
      <w:marTop w:val="0"/>
      <w:marBottom w:val="0"/>
      <w:divBdr>
        <w:top w:val="none" w:sz="0" w:space="0" w:color="auto"/>
        <w:left w:val="none" w:sz="0" w:space="0" w:color="auto"/>
        <w:bottom w:val="none" w:sz="0" w:space="0" w:color="auto"/>
        <w:right w:val="none" w:sz="0" w:space="0" w:color="auto"/>
      </w:divBdr>
    </w:div>
    <w:div w:id="861673628">
      <w:bodyDiv w:val="1"/>
      <w:marLeft w:val="0"/>
      <w:marRight w:val="0"/>
      <w:marTop w:val="0"/>
      <w:marBottom w:val="0"/>
      <w:divBdr>
        <w:top w:val="none" w:sz="0" w:space="0" w:color="auto"/>
        <w:left w:val="none" w:sz="0" w:space="0" w:color="auto"/>
        <w:bottom w:val="none" w:sz="0" w:space="0" w:color="auto"/>
        <w:right w:val="none" w:sz="0" w:space="0" w:color="auto"/>
      </w:divBdr>
    </w:div>
    <w:div w:id="947464345">
      <w:bodyDiv w:val="1"/>
      <w:marLeft w:val="0"/>
      <w:marRight w:val="0"/>
      <w:marTop w:val="0"/>
      <w:marBottom w:val="0"/>
      <w:divBdr>
        <w:top w:val="none" w:sz="0" w:space="0" w:color="auto"/>
        <w:left w:val="none" w:sz="0" w:space="0" w:color="auto"/>
        <w:bottom w:val="none" w:sz="0" w:space="0" w:color="auto"/>
        <w:right w:val="none" w:sz="0" w:space="0" w:color="auto"/>
      </w:divBdr>
    </w:div>
    <w:div w:id="1243757664">
      <w:bodyDiv w:val="1"/>
      <w:marLeft w:val="0"/>
      <w:marRight w:val="0"/>
      <w:marTop w:val="0"/>
      <w:marBottom w:val="0"/>
      <w:divBdr>
        <w:top w:val="none" w:sz="0" w:space="0" w:color="auto"/>
        <w:left w:val="none" w:sz="0" w:space="0" w:color="auto"/>
        <w:bottom w:val="none" w:sz="0" w:space="0" w:color="auto"/>
        <w:right w:val="none" w:sz="0" w:space="0" w:color="auto"/>
      </w:divBdr>
    </w:div>
    <w:div w:id="1291979800">
      <w:bodyDiv w:val="1"/>
      <w:marLeft w:val="0"/>
      <w:marRight w:val="0"/>
      <w:marTop w:val="0"/>
      <w:marBottom w:val="0"/>
      <w:divBdr>
        <w:top w:val="none" w:sz="0" w:space="0" w:color="auto"/>
        <w:left w:val="none" w:sz="0" w:space="0" w:color="auto"/>
        <w:bottom w:val="none" w:sz="0" w:space="0" w:color="auto"/>
        <w:right w:val="none" w:sz="0" w:space="0" w:color="auto"/>
      </w:divBdr>
    </w:div>
    <w:div w:id="1433430209">
      <w:bodyDiv w:val="1"/>
      <w:marLeft w:val="0"/>
      <w:marRight w:val="0"/>
      <w:marTop w:val="0"/>
      <w:marBottom w:val="0"/>
      <w:divBdr>
        <w:top w:val="none" w:sz="0" w:space="0" w:color="auto"/>
        <w:left w:val="none" w:sz="0" w:space="0" w:color="auto"/>
        <w:bottom w:val="none" w:sz="0" w:space="0" w:color="auto"/>
        <w:right w:val="none" w:sz="0" w:space="0" w:color="auto"/>
      </w:divBdr>
    </w:div>
    <w:div w:id="1626084439">
      <w:bodyDiv w:val="1"/>
      <w:marLeft w:val="0"/>
      <w:marRight w:val="0"/>
      <w:marTop w:val="0"/>
      <w:marBottom w:val="0"/>
      <w:divBdr>
        <w:top w:val="none" w:sz="0" w:space="0" w:color="auto"/>
        <w:left w:val="none" w:sz="0" w:space="0" w:color="auto"/>
        <w:bottom w:val="none" w:sz="0" w:space="0" w:color="auto"/>
        <w:right w:val="none" w:sz="0" w:space="0" w:color="auto"/>
      </w:divBdr>
    </w:div>
    <w:div w:id="1643385594">
      <w:bodyDiv w:val="1"/>
      <w:marLeft w:val="0"/>
      <w:marRight w:val="0"/>
      <w:marTop w:val="0"/>
      <w:marBottom w:val="0"/>
      <w:divBdr>
        <w:top w:val="none" w:sz="0" w:space="0" w:color="auto"/>
        <w:left w:val="none" w:sz="0" w:space="0" w:color="auto"/>
        <w:bottom w:val="none" w:sz="0" w:space="0" w:color="auto"/>
        <w:right w:val="none" w:sz="0" w:space="0" w:color="auto"/>
      </w:divBdr>
    </w:div>
    <w:div w:id="1734893831">
      <w:bodyDiv w:val="1"/>
      <w:marLeft w:val="0"/>
      <w:marRight w:val="0"/>
      <w:marTop w:val="0"/>
      <w:marBottom w:val="0"/>
      <w:divBdr>
        <w:top w:val="none" w:sz="0" w:space="0" w:color="auto"/>
        <w:left w:val="none" w:sz="0" w:space="0" w:color="auto"/>
        <w:bottom w:val="none" w:sz="0" w:space="0" w:color="auto"/>
        <w:right w:val="none" w:sz="0" w:space="0" w:color="auto"/>
      </w:divBdr>
    </w:div>
    <w:div w:id="1747919086">
      <w:bodyDiv w:val="1"/>
      <w:marLeft w:val="0"/>
      <w:marRight w:val="0"/>
      <w:marTop w:val="0"/>
      <w:marBottom w:val="0"/>
      <w:divBdr>
        <w:top w:val="none" w:sz="0" w:space="0" w:color="auto"/>
        <w:left w:val="none" w:sz="0" w:space="0" w:color="auto"/>
        <w:bottom w:val="none" w:sz="0" w:space="0" w:color="auto"/>
        <w:right w:val="none" w:sz="0" w:space="0" w:color="auto"/>
      </w:divBdr>
    </w:div>
    <w:div w:id="1984114137">
      <w:bodyDiv w:val="1"/>
      <w:marLeft w:val="0"/>
      <w:marRight w:val="0"/>
      <w:marTop w:val="0"/>
      <w:marBottom w:val="0"/>
      <w:divBdr>
        <w:top w:val="none" w:sz="0" w:space="0" w:color="auto"/>
        <w:left w:val="none" w:sz="0" w:space="0" w:color="auto"/>
        <w:bottom w:val="none" w:sz="0" w:space="0" w:color="auto"/>
        <w:right w:val="none" w:sz="0" w:space="0" w:color="auto"/>
      </w:divBdr>
    </w:div>
    <w:div w:id="2080207964">
      <w:bodyDiv w:val="1"/>
      <w:marLeft w:val="0"/>
      <w:marRight w:val="0"/>
      <w:marTop w:val="0"/>
      <w:marBottom w:val="0"/>
      <w:divBdr>
        <w:top w:val="none" w:sz="0" w:space="0" w:color="auto"/>
        <w:left w:val="none" w:sz="0" w:space="0" w:color="auto"/>
        <w:bottom w:val="none" w:sz="0" w:space="0" w:color="auto"/>
        <w:right w:val="none" w:sz="0" w:space="0" w:color="auto"/>
      </w:divBdr>
    </w:div>
    <w:div w:id="211458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ortal.abczdrowie.pl/pytania/wizyta-u-dietetyka-w-ramach-nfz%20z%20dnia%2019.01.2019"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cyklopedia.pwn.pl/haslo/dieta;3892627.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l.wikipedia.org/wiki/Wska%C5%BAnik_masy_cia%C5%82a"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nkizywnosci.pl/wp-content/uploads/2018/10/Przewodnik-do-Raportu_FPBZ_-Nie-marnuj-jedzenia-2018.pdf" TargetMode="External"/><Relationship Id="rId5" Type="http://schemas.openxmlformats.org/officeDocument/2006/relationships/webSettings" Target="webSettings.xml"/><Relationship Id="rId15" Type="http://schemas.openxmlformats.org/officeDocument/2006/relationships/hyperlink" Target="http://www.fao.org/3/a-I7695e.pdf%20z%20dnia%2009.11.2018" TargetMode="External"/><Relationship Id="rId10" Type="http://schemas.openxmlformats.org/officeDocument/2006/relationships/hyperlink" Target="https://Facebook.com/outdoor.jest.coo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at.gov.pl/files/gfx/portalinformacyjny/pl/defaultaktualnosci/5513/10/1/1/zdrowie_i_zachowania_zdrowotne_mieszkancow_polski_w_swietle_badania_ehis_2014.pdf%20z%20dnia%2019.01.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Iwo18</b:Tag>
    <b:SourceType>Book</b:SourceType>
    <b:Guid>{55484124-89E3-43E9-A438-E65F4559CE75}</b:Guid>
    <b:Author>
      <b:Author>
        <b:NameList>
          <b:Person>
            <b:Last>Kibil</b:Last>
            <b:First>Iwona</b:First>
          </b:Person>
        </b:NameList>
      </b:Author>
    </b:Author>
    <b:Title>Wege. Dieta roślinna w praktyce</b:Title>
    <b:Year>2018</b:Year>
    <b:City>Warszawa</b:City>
    <b:Publisher>PZWL Wydawnictwo Lekarskie </b:Publisher>
    <b:RefOrder>1</b:RefOrder>
  </b:Source>
  <b:Source>
    <b:Tag>Mat16</b:Tag>
    <b:SourceType>Book</b:SourceType>
    <b:Guid>{3917F96F-27D7-4A7C-98EF-4FC72C667677}</b:Guid>
    <b:Author>
      <b:Author>
        <b:NameList>
          <b:Person>
            <b:Last>Żłobiński</b:Last>
            <b:First>Mateusz</b:First>
          </b:Person>
        </b:NameList>
      </b:Author>
    </b:Author>
    <b:Title>Dieta odżywcza</b:Title>
    <b:Year>2016</b:Year>
    <b:City>Zgierz</b:City>
    <b:Publisher>Salaterka</b:Publisher>
    <b:RefOrder>2</b:RefOrder>
  </b:Source>
  <b:Source>
    <b:Tag>Jul11</b:Tag>
    <b:SourceType>Book</b:SourceType>
    <b:Guid>{5710621B-7898-4435-B363-C6E5AC878FC8}</b:Guid>
    <b:Author>
      <b:Author>
        <b:NameList>
          <b:Person>
            <b:Last>Hever</b:Last>
            <b:First>Julieanna</b:First>
          </b:Person>
        </b:NameList>
      </b:Author>
    </b:Author>
    <b:Title>Dieta roślinna na co dzień</b:Title>
    <b:Year>2011</b:Year>
    <b:City>Łódź</b:City>
    <b:Publisher>Galaktyka</b:Publisher>
    <b:RefOrder>3</b:RefOrder>
  </b:Source>
  <b:Source>
    <b:Tag>Gre18</b:Tag>
    <b:SourceType>Book</b:SourceType>
    <b:Guid>{16737F9D-A972-4F87-9442-14CE2C5DFD5E}</b:Guid>
    <b:Author>
      <b:Author>
        <b:NameList>
          <b:Person>
            <b:Last>Greger</b:Last>
            <b:First>Dr</b:First>
            <b:Middle>Michael H.</b:Middle>
          </b:Person>
          <b:Person>
            <b:Last>Stone</b:Last>
            <b:First>Gene</b:First>
          </b:Person>
        </b:NameList>
      </b:Author>
    </b:Author>
    <b:Title>Jak nie umrzeć przedwcześnie. Co jeść, aby dłużej cieszyć się zdrowiem</b:Title>
    <b:Year>2018</b:Year>
    <b:City>Warszwa</b:City>
    <b:Publisher>Czarna Owca</b:Publisher>
    <b:RefOrder>4</b:RefOrder>
  </b:Source>
  <b:Source>
    <b:Tag>Fan19</b:Tag>
    <b:SourceType>InternetSite</b:SourceType>
    <b:Guid>{78A4B3B7-44E9-4335-9151-AB1BDB7A04B9}</b:Guid>
    <b:Title>Fanpage AMS na Facebooku</b:Title>
    <b:Year>2019</b:Year>
    <b:Month>01</b:Month>
    <b:Day>19</b:Day>
    <b:URL>Facebook.com/outdoor.jest.cool </b:URL>
    <b:RefOrder>5</b:RefOrder>
  </b:Source>
  <b:Source>
    <b:Tag>Zdr19</b:Tag>
    <b:SourceType>InternetSite</b:SourceType>
    <b:Guid>{083534FA-9036-47C4-895B-EE6C94027C59}</b:Guid>
    <b:Title>Zdrowie i zachowanie  zdrowotne mieszkańców Polski w świetle Europejskiego Ankietowego Badania Zdrowia (EHIS) 2014 r.</b:Title>
    <b:Year>2019</b:Year>
    <b:Month>01</b:Month>
    <b:Day>19</b:Day>
    <b:URL>https://stat.gov.pl/files/gfx/portalinformacyjny/pl/defaultaktualnosci/5513/10/1/1/zdrowie_i_zachowania_zdrowotne_mieszkancow_polski_w_swietle_badania_ehis_2014.pdf</b:URL>
    <b:RefOrder>6</b:RefOrder>
  </b:Source>
  <b:Source>
    <b:Tag>Enc18</b:Tag>
    <b:SourceType>InternetSite</b:SourceType>
    <b:Guid>{B3598732-0328-4D52-B0E8-5F357ED63198}</b:Guid>
    <b:Title>Encyklopedia PWN</b:Title>
    <b:Year>2018</b:Year>
    <b:Month>11</b:Month>
    <b:Day>09</b:Day>
    <b:URL>https://encyklopedia.pwn.pl/haslo/dieta;3892627.html</b:URL>
    <b:RefOrder>7</b:RefOrder>
  </b:Source>
  <b:Source>
    <b:Tag>Rap18</b:Tag>
    <b:SourceType>InternetSite</b:SourceType>
    <b:Guid>{A5A816A1-8687-457C-A26B-BA93195D897B}</b:Guid>
    <b:Title>Raport Federacji Polskich Banków Żywności</b:Title>
    <b:Year>2018</b:Year>
    <b:Month>11</b:Month>
    <b:Day>09</b:Day>
    <b:URL>https://bankizywnosci.pl/wp-content/uploads/2018/10/Przewodnik-do-Raportu_FPBZ_-Nie-marnuj-jedzenia-2018.pdf</b:URL>
    <b:RefOrder>8</b:RefOrder>
  </b:Source>
  <b:Source>
    <b:Tag>The18</b:Tag>
    <b:SourceType>InternetSite</b:SourceType>
    <b:Guid>{80A564B5-CD8C-4817-913E-362090490BE5}</b:Guid>
    <b:Title>The State of Food Security and Nutrition in the World 2017</b:Title>
    <b:Year>2018</b:Year>
    <b:Month>11</b:Month>
    <b:Day>09</b:Day>
    <b:URL>http://www.fao.org/3/a-I7695e.pdf</b:URL>
    <b:RefOrder>9</b:RefOrder>
  </b:Source>
  <b:Source>
    <b:Tag>Pyt</b:Tag>
    <b:SourceType>InternetSite</b:SourceType>
    <b:Guid>{490CF4D4-369B-4163-A016-BA0B8D444927}</b:Guid>
    <b:Title>Pytania do specjalistów</b:Title>
    <b:InternetSiteTitle>Portal ABC Zdrowie</b:InternetSiteTitle>
    <b:URL>https://portal.abczdrowie.pl/pytania/wizyta-u-dietetyka-w-ramach-nfz</b:URL>
    <b:Year>2019</b:Year>
    <b:Month>01</b:Month>
    <b:Day>19</b:Day>
    <b:RefOrder>10</b:RefOrder>
  </b:Source>
  <b:Source>
    <b:Tag>Cam17</b:Tag>
    <b:SourceType>Book</b:SourceType>
    <b:Guid>{C2234DB4-4D59-4ADC-99F4-48E49E3F8C33}</b:Guid>
    <b:Author>
      <b:Author>
        <b:NameList>
          <b:Person>
            <b:Last>Campbell</b:Last>
            <b:First>T.</b:First>
            <b:Middle>Colin</b:Middle>
          </b:Person>
          <b:Person>
            <b:Last>Campbell</b:Last>
            <b:Middle>M.</b:Middle>
            <b:First>Thomas</b:First>
          </b:Person>
        </b:NameList>
      </b:Author>
    </b:Author>
    <b:Title>Nwooczesne zasady odżywiania</b:Title>
    <b:Year>2017</b:Year>
    <b:City>Łódź</b:City>
    <b:Publisher>Galaktyka</b:Publisher>
    <b:RefOrder>11</b:RefOrder>
  </b:Source>
  <b:Source>
    <b:Tag>Jar16</b:Tag>
    <b:SourceType>Book</b:SourceType>
    <b:Guid>{34FC414A-23A8-44AE-A936-1D7C6D783B59}</b:Guid>
    <b:Title>Normy żywienia człowieka. Podstawy prewencji otyłości i chorób niezakaźnych</b:Title>
    <b:Year>2016</b:Year>
    <b:City>Warszawa</b:City>
    <b:Publisher>PZWL Wydawnictwo Lekarskie</b:Publisher>
    <b:Author>
      <b:Author>
        <b:NameList>
          <b:Person>
            <b:Last>Jarosz</b:Last>
            <b:First>Mirosław</b:First>
          </b:Person>
          <b:Person>
            <b:Last>Bułhak-Jachymczyk</b:Last>
            <b:First>Barbara</b:First>
          </b:Person>
        </b:NameList>
      </b:Author>
    </b:Author>
    <b:RefOrder>12</b:RefOrder>
  </b:Source>
</b:Sources>
</file>

<file path=customXml/itemProps1.xml><?xml version="1.0" encoding="utf-8"?>
<ds:datastoreItem xmlns:ds="http://schemas.openxmlformats.org/officeDocument/2006/customXml" ds:itemID="{715020C9-7478-4C8D-88A3-3F69B720A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1983</TotalTime>
  <Pages>41</Pages>
  <Words>9879</Words>
  <Characters>59280</Characters>
  <Application>Microsoft Office Word</Application>
  <DocSecurity>0</DocSecurity>
  <Lines>494</Lines>
  <Paragraphs>138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69021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Okot</dc:creator>
  <cp:keywords/>
  <dc:description/>
  <cp:lastModifiedBy>Okot</cp:lastModifiedBy>
  <cp:revision>268</cp:revision>
  <dcterms:created xsi:type="dcterms:W3CDTF">2019-02-15T13:56:00Z</dcterms:created>
  <dcterms:modified xsi:type="dcterms:W3CDTF">2019-03-31T20:52:00Z</dcterms:modified>
</cp:coreProperties>
</file>